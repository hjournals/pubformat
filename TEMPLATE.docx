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FB0F" w14:textId="091A2DAB" w:rsidR="00A75B18" w:rsidRPr="00FB4CCE" w:rsidRDefault="000B4CD8" w:rsidP="00A75B18">
      <w:pPr>
        <w:pStyle w:val="ArticleType"/>
      </w:pPr>
      <w:r>
        <w:rPr>
          <w:noProof/>
        </w:rPr>
        <mc:AlternateContent>
          <mc:Choice Requires="wps">
            <w:drawing>
              <wp:anchor distT="0" distB="0" distL="114300" distR="114300" simplePos="0" relativeHeight="251660288" behindDoc="1" locked="0" layoutInCell="1" allowOverlap="1" wp14:anchorId="1B8D489A" wp14:editId="1905A867">
                <wp:simplePos x="0" y="0"/>
                <wp:positionH relativeFrom="column">
                  <wp:posOffset>4150360</wp:posOffset>
                </wp:positionH>
                <wp:positionV relativeFrom="paragraph">
                  <wp:posOffset>244475</wp:posOffset>
                </wp:positionV>
                <wp:extent cx="1573530" cy="297815"/>
                <wp:effectExtent l="0" t="0" r="7620" b="6985"/>
                <wp:wrapNone/>
                <wp:docPr id="1287875778" name="Dikdörtgen: Köşeleri Yuvarlatılmış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3530" cy="297815"/>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2C5D9B9" id="Dikdörtgen: Köşeleri Yuvarlatılmış 17" o:spid="_x0000_s1026" style="position:absolute;margin-left:326.8pt;margin-top:19.25pt;width:123.9pt;height:23.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" fillcolor="#4ea72e [3209]" strokecolor="#0b1807 [489]" strokeweight="1pt">
                <v:stroke joinstyle="miter"/>
                <v:path arrowok="t"/>
              </v:roundrect>
            </w:pict>
          </mc:Fallback>
        </mc:AlternateContent>
      </w:r>
      <w:r w:rsidR="00A75B18">
        <w:t xml:space="preserve">                                                                                                                 </w:t>
      </w:r>
      <w:r w:rsidR="00A75B18" w:rsidRPr="00FB4CCE">
        <w:t>ORIGINAL ARTICLE</w:t>
      </w:r>
    </w:p>
    <w:p w14:paraId="35543E40" w14:textId="77777777" w:rsidR="00A75B18" w:rsidRDefault="00A75B18" w:rsidP="00A75B18">
      <w:pPr>
        <w:pStyle w:val="ArticleName"/>
      </w:pPr>
      <w:r w:rsidRPr="00EB405B">
        <w:t>Comparison of compassion levels of nurses working in pediatrics clinic and other clinics</w:t>
      </w:r>
    </w:p>
    <w:p w14:paraId="7BE4E1E2" w14:textId="77777777" w:rsidR="00A75B18" w:rsidRPr="00A75B18" w:rsidRDefault="00A75B18" w:rsidP="00A75B18">
      <w:pPr>
        <w:pStyle w:val="AuthorName"/>
        <w:rPr>
          <w:lang w:val="tr-TR"/>
        </w:rPr>
      </w:pPr>
      <w:r w:rsidRPr="00A75B18">
        <w:rPr>
          <w:lang w:val="tr-TR"/>
        </w:rPr>
        <w:t>Çiğdem Müge Haylı</w:t>
      </w:r>
      <w:r w:rsidRPr="00A75B18">
        <w:rPr>
          <w:vertAlign w:val="superscript"/>
          <w:lang w:val="tr-TR"/>
        </w:rPr>
        <w:t>1</w:t>
      </w:r>
      <w:r w:rsidRPr="00A75B18">
        <w:rPr>
          <w:lang w:val="tr-TR"/>
        </w:rPr>
        <w:t>,</w:t>
      </w:r>
      <w:r w:rsidRPr="00A75B18">
        <w:rPr>
          <w:vertAlign w:val="superscript"/>
          <w:lang w:val="tr-TR"/>
        </w:rPr>
        <w:t xml:space="preserve"> </w:t>
      </w:r>
      <w:r w:rsidRPr="00A75B18">
        <w:rPr>
          <w:lang w:val="tr-TR"/>
        </w:rPr>
        <w:t>Dilek Demir Kösem</w:t>
      </w:r>
      <w:r w:rsidRPr="00A75B18">
        <w:rPr>
          <w:vertAlign w:val="superscript"/>
          <w:lang w:val="tr-TR"/>
        </w:rPr>
        <w:t>2</w:t>
      </w:r>
      <w:r w:rsidRPr="00A75B18">
        <w:rPr>
          <w:lang w:val="tr-TR"/>
        </w:rPr>
        <w:t>, Gülendam Hakverdioğlu Yönt</w:t>
      </w:r>
      <w:r w:rsidRPr="00A75B18">
        <w:rPr>
          <w:vertAlign w:val="superscript"/>
          <w:lang w:val="tr-TR"/>
        </w:rPr>
        <w:t>3</w:t>
      </w:r>
      <w:r w:rsidRPr="00A75B18">
        <w:rPr>
          <w:lang w:val="tr-TR"/>
        </w:rPr>
        <w:t xml:space="preserve">, </w:t>
      </w:r>
      <w:r w:rsidRPr="00A75B18">
        <w:rPr>
          <w:lang w:val="tr-TR"/>
        </w:rPr>
        <w:br/>
        <w:t>Aylin Akça Sümengen</w:t>
      </w:r>
      <w:r w:rsidRPr="00A75B18">
        <w:rPr>
          <w:vertAlign w:val="superscript"/>
          <w:lang w:val="tr-TR"/>
        </w:rPr>
        <w:t>4</w:t>
      </w:r>
    </w:p>
    <w:p w14:paraId="16BA83A1" w14:textId="6BB34D87" w:rsidR="00A75B18" w:rsidRPr="00A85131" w:rsidRDefault="000B4CD8" w:rsidP="00A75B18">
      <w:pPr>
        <w:pStyle w:val="TemelParagraf"/>
        <w:suppressAutoHyphens/>
        <w:jc w:val="center"/>
        <w:rPr>
          <w:rFonts w:ascii="Palatino Linotype" w:hAnsi="Palatino Linotype" w:cs="Palatino Linotype"/>
          <w:b/>
          <w:bCs/>
          <w:color w:val="000000" w:themeColor="text1"/>
          <w:vertAlign w:val="superscript"/>
          <w:lang w:val="tr-TR"/>
        </w:rPr>
      </w:pPr>
      <w:r>
        <w:rPr>
          <w:noProof/>
        </w:rPr>
        <mc:AlternateContent>
          <mc:Choice Requires="wps">
            <w:drawing>
              <wp:anchor distT="0" distB="0" distL="114300" distR="114300" simplePos="0" relativeHeight="251659264" behindDoc="0" locked="0" layoutInCell="1" allowOverlap="1" wp14:anchorId="169A281B" wp14:editId="442F7549">
                <wp:simplePos x="0" y="0"/>
                <wp:positionH relativeFrom="column">
                  <wp:posOffset>36830</wp:posOffset>
                </wp:positionH>
                <wp:positionV relativeFrom="paragraph">
                  <wp:posOffset>97155</wp:posOffset>
                </wp:positionV>
                <wp:extent cx="5684520" cy="15240"/>
                <wp:effectExtent l="0" t="0" r="11430" b="3810"/>
                <wp:wrapNone/>
                <wp:docPr id="825500045" name="Düz Bağlayıcı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84520" cy="15240"/>
                        </a:xfrm>
                        <a:prstGeom prst="line">
                          <a:avLst/>
                        </a:prstGeom>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BBECF" id="Düz Bağlayıcı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7.65pt" to="45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" strokecolor="#4ea72e [3209]" strokeweight="1.5pt">
                <v:stroke joinstyle="miter"/>
                <o:lock v:ext="edit" shapetype="f"/>
              </v:line>
            </w:pict>
          </mc:Fallback>
        </mc:AlternateContent>
      </w:r>
    </w:p>
    <w:p w14:paraId="0C5879F4" w14:textId="77777777" w:rsidR="00A75B18" w:rsidRPr="00D701A0" w:rsidRDefault="00A75B18" w:rsidP="00A75B18">
      <w:pPr>
        <w:pStyle w:val="Affilation"/>
        <w:jc w:val="center"/>
        <w:rPr>
          <w:sz w:val="16"/>
        </w:rPr>
      </w:pPr>
      <w:r>
        <w:rPr>
          <w:sz w:val="16"/>
          <w:vertAlign w:val="superscript"/>
        </w:rPr>
        <w:t xml:space="preserve">1 </w:t>
      </w:r>
      <w:r w:rsidRPr="001A6C6D">
        <w:rPr>
          <w:shd w:val="clear" w:color="auto" w:fill="FFFFFF"/>
          <w:lang w:val="en-US"/>
        </w:rPr>
        <w:t>Department of Nursing, Faculty of Health Sciences, Hakkari University. Hakkari / Türkiye</w:t>
      </w:r>
      <w:r>
        <w:rPr>
          <w:shd w:val="clear" w:color="auto" w:fill="FFFFFF"/>
          <w:lang w:val="en-US"/>
        </w:rPr>
        <w:br/>
      </w:r>
      <w:r>
        <w:rPr>
          <w:noProof/>
        </w:rPr>
        <w:drawing>
          <wp:inline distT="0" distB="0" distL="0" distR="0" wp14:anchorId="7FF3258B" wp14:editId="2DF44B2B">
            <wp:extent cx="108000" cy="108000"/>
            <wp:effectExtent l="0" t="0" r="6350" b="6350"/>
            <wp:docPr id="2065167504" name="Resim 1" descr="daire, grafik, yazı tipi,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7504" name="Resim 1" descr="daire, grafik, yazı tipi, logo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hyperlink r:id="rId8" w:history="1">
        <w:r w:rsidRPr="00C736C5">
          <w:rPr>
            <w:rStyle w:val="Kpr"/>
            <w:rFonts w:cs="Times New Roman"/>
            <w:bCs/>
            <w:szCs w:val="18"/>
          </w:rPr>
          <w:t>https://orcid.org/0000-0001-7630-9619</w:t>
        </w:r>
      </w:hyperlink>
    </w:p>
    <w:p w14:paraId="394B3D8A" w14:textId="77777777" w:rsidR="00A75B18" w:rsidRDefault="00A75B18" w:rsidP="00A75B18">
      <w:pPr>
        <w:pStyle w:val="Affilation"/>
        <w:jc w:val="center"/>
        <w:rPr>
          <w:shd w:val="clear" w:color="auto" w:fill="FFFFFF"/>
          <w:lang w:val="en-US"/>
        </w:rPr>
      </w:pPr>
      <w:r w:rsidRPr="00B273EF">
        <w:rPr>
          <w:rFonts w:ascii="Palatino Linotype" w:hAnsi="Palatino Linotype"/>
          <w:sz w:val="16"/>
          <w:vertAlign w:val="superscript"/>
        </w:rPr>
        <w:t>2</w:t>
      </w:r>
      <w:r>
        <w:rPr>
          <w:rFonts w:ascii="Palatino Linotype" w:hAnsi="Palatino Linotype"/>
          <w:sz w:val="16"/>
        </w:rPr>
        <w:t xml:space="preserve"> </w:t>
      </w:r>
      <w:r w:rsidRPr="001A6C6D">
        <w:rPr>
          <w:shd w:val="clear" w:color="auto" w:fill="FFFFFF"/>
          <w:lang w:val="en-US"/>
        </w:rPr>
        <w:t>Department of Nursing, Faculty of Health Sciences, Hakkari University. Hakkari / Türkiye</w:t>
      </w:r>
      <w:r>
        <w:rPr>
          <w:shd w:val="clear" w:color="auto" w:fill="FFFFFF"/>
          <w:lang w:val="en-US"/>
        </w:rPr>
        <w:t xml:space="preserve"> </w:t>
      </w:r>
      <w:r>
        <w:rPr>
          <w:shd w:val="clear" w:color="auto" w:fill="FFFFFF"/>
          <w:lang w:val="en-US"/>
        </w:rPr>
        <w:br/>
      </w:r>
      <w:r>
        <w:rPr>
          <w:noProof/>
        </w:rPr>
        <w:drawing>
          <wp:inline distT="0" distB="0" distL="0" distR="0" wp14:anchorId="0FF48C43" wp14:editId="33B59F70">
            <wp:extent cx="108000" cy="108000"/>
            <wp:effectExtent l="0" t="0" r="6350" b="6350"/>
            <wp:docPr id="953147711" name="Resim 1" descr="daire, grafik, yazı tipi,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7504" name="Resim 1" descr="daire, grafik, yazı tipi, logo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hyperlink r:id="rId9" w:history="1">
        <w:r w:rsidRPr="00C736C5">
          <w:rPr>
            <w:rStyle w:val="Kpr"/>
            <w:shd w:val="clear" w:color="auto" w:fill="FFFFFF"/>
            <w:lang w:val="en-US"/>
          </w:rPr>
          <w:t>https://orcid.org/0000-0001-9914-8299</w:t>
        </w:r>
      </w:hyperlink>
    </w:p>
    <w:p w14:paraId="16849DF1" w14:textId="77777777" w:rsidR="00A75B18" w:rsidRPr="00B273EF" w:rsidRDefault="00A75B18" w:rsidP="00A75B18">
      <w:pPr>
        <w:pStyle w:val="Affilation"/>
        <w:jc w:val="center"/>
        <w:rPr>
          <w:lang w:val="en-US"/>
        </w:rPr>
      </w:pPr>
      <w:r w:rsidRPr="00B273EF">
        <w:rPr>
          <w:shd w:val="clear" w:color="auto" w:fill="FFFFFF"/>
          <w:vertAlign w:val="superscript"/>
          <w:lang w:val="en-US"/>
        </w:rPr>
        <w:t>3</w:t>
      </w:r>
      <w:r w:rsidRPr="001A6C6D">
        <w:rPr>
          <w:lang w:val="en-US"/>
        </w:rPr>
        <w:t>Department of Nursing, Faculty of Health Sciences, İzmir Tınaztepe University. İzmir / Türkiye</w:t>
      </w:r>
      <w:r>
        <w:rPr>
          <w:lang w:val="en-US"/>
        </w:rPr>
        <w:br/>
      </w:r>
      <w:r>
        <w:rPr>
          <w:noProof/>
        </w:rPr>
        <w:drawing>
          <wp:inline distT="0" distB="0" distL="0" distR="0" wp14:anchorId="59B24EE6" wp14:editId="2889A4C6">
            <wp:extent cx="108000" cy="108000"/>
            <wp:effectExtent l="0" t="0" r="6350" b="6350"/>
            <wp:docPr id="257028952" name="Resim 1" descr="daire, grafik, yazı tipi,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7504" name="Resim 1" descr="daire, grafik, yazı tipi, logo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hyperlink r:id="rId10" w:history="1">
        <w:r w:rsidRPr="00515CC0">
          <w:rPr>
            <w:rStyle w:val="Kpr"/>
            <w:lang w:val="en-US"/>
          </w:rPr>
          <w:t>https://orcid.org/0000-0003-3257-2102</w:t>
        </w:r>
      </w:hyperlink>
    </w:p>
    <w:p w14:paraId="78ABF2F9" w14:textId="77777777" w:rsidR="00A75B18" w:rsidRDefault="00A75B18" w:rsidP="00A75B18">
      <w:pPr>
        <w:pStyle w:val="Affilation"/>
        <w:jc w:val="center"/>
        <w:rPr>
          <w:lang w:val="pt-BR"/>
        </w:rPr>
      </w:pPr>
      <w:r>
        <w:rPr>
          <w:vertAlign w:val="superscript"/>
        </w:rPr>
        <w:t xml:space="preserve">4 </w:t>
      </w:r>
      <w:r w:rsidRPr="001A6C6D">
        <w:rPr>
          <w:lang w:val="en-US"/>
        </w:rPr>
        <w:t xml:space="preserve">Capstone College of Nursing, The University of Alabama. </w:t>
      </w:r>
      <w:r w:rsidRPr="001A6C6D">
        <w:rPr>
          <w:lang w:val="es-CO"/>
        </w:rPr>
        <w:t>Alabama / USA</w:t>
      </w:r>
      <w:r>
        <w:rPr>
          <w:lang w:val="es-CO"/>
        </w:rPr>
        <w:br/>
      </w:r>
      <w:r>
        <w:rPr>
          <w:noProof/>
        </w:rPr>
        <w:drawing>
          <wp:inline distT="0" distB="0" distL="0" distR="0" wp14:anchorId="438303E4" wp14:editId="14391201">
            <wp:extent cx="108000" cy="108000"/>
            <wp:effectExtent l="0" t="0" r="6350" b="6350"/>
            <wp:docPr id="1216980652" name="Resim 1" descr="daire, grafik, yazı tipi,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7504" name="Resim 1" descr="daire, grafik, yazı tipi, logo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hyperlink r:id="rId11" w:history="1">
        <w:r w:rsidRPr="00515CC0">
          <w:rPr>
            <w:rStyle w:val="Kpr"/>
            <w:lang w:val="pt-BR"/>
          </w:rPr>
          <w:t>https://orcid.org/0000-0003-3257-2102</w:t>
        </w:r>
      </w:hyperlink>
    </w:p>
    <w:p w14:paraId="77954525" w14:textId="71563BA5" w:rsidR="00A75B18" w:rsidRDefault="000B4CD8" w:rsidP="00A75B18">
      <w:pPr>
        <w:pStyle w:val="Affilation"/>
        <w:jc w:val="center"/>
        <w:rPr>
          <w:b/>
        </w:rPr>
      </w:pPr>
      <w:r>
        <w:rPr>
          <w:noProof/>
        </w:rPr>
        <mc:AlternateContent>
          <mc:Choice Requires="wps">
            <w:drawing>
              <wp:anchor distT="4294967295" distB="4294967295" distL="114300" distR="114300" simplePos="0" relativeHeight="251661312" behindDoc="0" locked="0" layoutInCell="1" allowOverlap="1" wp14:anchorId="53547276" wp14:editId="4CB90734">
                <wp:simplePos x="0" y="0"/>
                <wp:positionH relativeFrom="column">
                  <wp:posOffset>2299970</wp:posOffset>
                </wp:positionH>
                <wp:positionV relativeFrom="paragraph">
                  <wp:posOffset>152399</wp:posOffset>
                </wp:positionV>
                <wp:extent cx="1190625" cy="0"/>
                <wp:effectExtent l="0" t="0" r="0" b="0"/>
                <wp:wrapNone/>
                <wp:docPr id="139888729" name="Düz Bağlayıcı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0625"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0086EE" id="Düz Bağlayıcı 1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1pt,12pt" to="274.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" strokecolor="#4ea72e [3209]" strokeweight="1.5pt">
                <v:stroke joinstyle="miter"/>
                <o:lock v:ext="edit" shapetype="f"/>
              </v:line>
            </w:pict>
          </mc:Fallback>
        </mc:AlternateContent>
      </w:r>
    </w:p>
    <w:p w14:paraId="348AA509" w14:textId="77777777" w:rsidR="00A75B18" w:rsidRPr="00CA50E7" w:rsidRDefault="00A75B18" w:rsidP="00A75B18">
      <w:pPr>
        <w:pStyle w:val="Affilation"/>
        <w:jc w:val="center"/>
        <w:rPr>
          <w:rFonts w:eastAsia="Times New Roman" w:cs="Arial"/>
          <w:spacing w:val="8"/>
          <w:shd w:val="clear" w:color="auto" w:fill="FFFFFF"/>
          <w:lang w:val="en-US" w:eastAsia="tr-TR"/>
        </w:rPr>
      </w:pPr>
      <w:r w:rsidRPr="001A6C6D">
        <w:rPr>
          <w:b/>
        </w:rPr>
        <w:t>Corresponding Author:</w:t>
      </w:r>
      <w:r>
        <w:rPr>
          <w:b/>
        </w:rPr>
        <w:br/>
      </w:r>
      <w:r w:rsidRPr="001A6C6D">
        <w:t>Çiğdem Müge Haylı</w:t>
      </w:r>
      <w:r>
        <w:t xml:space="preserve">, </w:t>
      </w:r>
      <w:hyperlink r:id="rId12" w:history="1">
        <w:r w:rsidRPr="00515CC0">
          <w:rPr>
            <w:rStyle w:val="Kpr"/>
            <w:rFonts w:cs="Times New Roman"/>
            <w:szCs w:val="18"/>
          </w:rPr>
          <w:t>mugehayli@hakkari.edu.tr</w:t>
        </w:r>
      </w:hyperlink>
    </w:p>
    <w:p w14:paraId="45EA2934" w14:textId="77777777" w:rsidR="00A75B18" w:rsidRDefault="00A75B18" w:rsidP="00A75B18">
      <w:pPr>
        <w:pStyle w:val="TemelParagraf"/>
        <w:suppressAutoHyphens/>
        <w:jc w:val="left"/>
        <w:rPr>
          <w:rFonts w:ascii="Palatino Linotype" w:hAnsi="Palatino Linotype" w:cs="Palatino Linotype"/>
          <w:b/>
          <w:bCs/>
          <w:color w:val="000000" w:themeColor="text1"/>
          <w:vertAlign w:val="superscript"/>
          <w:lang w:val="en-US"/>
        </w:rPr>
      </w:pPr>
    </w:p>
    <w:tbl>
      <w:tblPr>
        <w:tblW w:w="8082" w:type="dxa"/>
        <w:tblInd w:w="450" w:type="dxa"/>
        <w:tblLayout w:type="fixed"/>
        <w:tblLook w:val="04A0" w:firstRow="1" w:lastRow="0" w:firstColumn="1" w:lastColumn="0" w:noHBand="0" w:noVBand="1"/>
      </w:tblPr>
      <w:tblGrid>
        <w:gridCol w:w="2811"/>
        <w:gridCol w:w="5271"/>
      </w:tblGrid>
      <w:tr w:rsidR="00A75B18" w:rsidRPr="003B1DFD" w14:paraId="09A88FEC" w14:textId="77777777" w:rsidTr="00432D70">
        <w:trPr>
          <w:trHeight w:val="1499"/>
        </w:trPr>
        <w:tc>
          <w:tcPr>
            <w:tcW w:w="2811" w:type="dxa"/>
          </w:tcPr>
          <w:p w14:paraId="433B8F0D" w14:textId="77777777" w:rsidR="00A75B18" w:rsidRPr="00AD66B1" w:rsidRDefault="00A75B18" w:rsidP="00432D70">
            <w:pPr>
              <w:pStyle w:val="Abstract"/>
              <w:rPr>
                <w:b/>
                <w:bCs w:val="0"/>
              </w:rPr>
            </w:pPr>
            <w:r w:rsidRPr="00AD66B1">
              <w:rPr>
                <w:b/>
                <w:bCs w:val="0"/>
              </w:rPr>
              <w:t xml:space="preserve">Article History: </w:t>
            </w:r>
          </w:p>
          <w:p w14:paraId="5EEBB36C" w14:textId="77777777" w:rsidR="00A75B18" w:rsidRPr="00543095" w:rsidRDefault="00A75B18" w:rsidP="00432D70">
            <w:pPr>
              <w:pStyle w:val="Abstract"/>
              <w:rPr>
                <w:color w:val="auto"/>
              </w:rPr>
            </w:pPr>
            <w:r w:rsidRPr="00AD66B1">
              <w:rPr>
                <w:b/>
                <w:bCs w:val="0"/>
                <w:color w:val="auto"/>
              </w:rPr>
              <w:t xml:space="preserve">Received: </w:t>
            </w:r>
            <w:r w:rsidRPr="00543095">
              <w:rPr>
                <w:color w:val="auto"/>
              </w:rPr>
              <w:t>2025-03-14</w:t>
            </w:r>
          </w:p>
          <w:p w14:paraId="134F1DF0" w14:textId="77777777" w:rsidR="00A75B18" w:rsidRPr="00543095" w:rsidRDefault="00A75B18" w:rsidP="00432D70">
            <w:pPr>
              <w:pStyle w:val="Abstract"/>
              <w:rPr>
                <w:color w:val="auto"/>
              </w:rPr>
            </w:pPr>
            <w:r w:rsidRPr="00AD66B1">
              <w:rPr>
                <w:b/>
                <w:bCs w:val="0"/>
                <w:color w:val="auto"/>
              </w:rPr>
              <w:t xml:space="preserve">Accepted: </w:t>
            </w:r>
            <w:r w:rsidRPr="00543095">
              <w:rPr>
                <w:color w:val="auto"/>
                <w:lang w:val="en-US"/>
              </w:rPr>
              <w:t>2025-06-12</w:t>
            </w:r>
            <w:r w:rsidRPr="00543095">
              <w:rPr>
                <w:color w:val="auto"/>
              </w:rPr>
              <w:t xml:space="preserve"> </w:t>
            </w:r>
          </w:p>
          <w:p w14:paraId="5D3C42A6" w14:textId="77777777" w:rsidR="00A75B18" w:rsidRPr="00543095" w:rsidRDefault="00A75B18" w:rsidP="00432D70">
            <w:pPr>
              <w:pStyle w:val="Abstract"/>
              <w:rPr>
                <w:color w:val="auto"/>
              </w:rPr>
            </w:pPr>
            <w:r w:rsidRPr="00AD66B1">
              <w:rPr>
                <w:b/>
                <w:bCs w:val="0"/>
                <w:color w:val="auto"/>
                <w:lang w:val="en-US"/>
              </w:rPr>
              <w:t>Online Published</w:t>
            </w:r>
            <w:r w:rsidRPr="00AD66B1">
              <w:rPr>
                <w:b/>
                <w:bCs w:val="0"/>
                <w:color w:val="auto"/>
              </w:rPr>
              <w:t xml:space="preserve">: </w:t>
            </w:r>
            <w:r w:rsidRPr="00543095">
              <w:rPr>
                <w:color w:val="auto"/>
              </w:rPr>
              <w:t>30.10.2025</w:t>
            </w:r>
          </w:p>
          <w:p w14:paraId="6BD5B890" w14:textId="77777777" w:rsidR="00A75B18" w:rsidRPr="003B1DFD" w:rsidRDefault="00A75B18" w:rsidP="00432D70">
            <w:pPr>
              <w:pStyle w:val="Abstract"/>
            </w:pPr>
          </w:p>
          <w:p w14:paraId="0116597D" w14:textId="77777777" w:rsidR="00A75B18" w:rsidRPr="00AD66B1" w:rsidRDefault="00A75B18" w:rsidP="00432D70">
            <w:pPr>
              <w:pStyle w:val="Abstract"/>
              <w:rPr>
                <w:b/>
                <w:bCs w:val="0"/>
              </w:rPr>
            </w:pPr>
            <w:r w:rsidRPr="00AD66B1">
              <w:rPr>
                <w:b/>
                <w:bCs w:val="0"/>
                <w:lang w:val="tr-TR"/>
              </w:rPr>
              <w:t>Keywords</w:t>
            </w:r>
            <w:r w:rsidRPr="00AD66B1">
              <w:rPr>
                <w:b/>
                <w:bCs w:val="0"/>
              </w:rPr>
              <w:t xml:space="preserve">: </w:t>
            </w:r>
          </w:p>
          <w:p w14:paraId="5173B68C" w14:textId="77777777" w:rsidR="00A75B18" w:rsidRDefault="00A75B18" w:rsidP="00432D70">
            <w:pPr>
              <w:pStyle w:val="Abstract"/>
              <w:rPr>
                <w:u w:color="000000"/>
                <w:lang w:val="en-GB" w:eastAsia="tr-TR"/>
              </w:rPr>
            </w:pPr>
            <w:r w:rsidRPr="005A5CE7">
              <w:rPr>
                <w:u w:color="000000"/>
                <w:lang w:val="en-GB" w:eastAsia="tr-TR"/>
              </w:rPr>
              <w:t>Compassion level, pediatric nurses, other nurses</w:t>
            </w:r>
          </w:p>
          <w:p w14:paraId="5F2F0428" w14:textId="77777777" w:rsidR="00A75B18" w:rsidRPr="003B1DFD" w:rsidRDefault="00A75B18" w:rsidP="00432D70">
            <w:pPr>
              <w:ind w:right="-116"/>
              <w:rPr>
                <w:color w:val="000000"/>
                <w:sz w:val="20"/>
                <w:szCs w:val="20"/>
                <w:u w:val="single"/>
                <w:lang w:val="fi-FI"/>
              </w:rPr>
            </w:pPr>
          </w:p>
          <w:p w14:paraId="29BF5C08" w14:textId="77777777" w:rsidR="00A75B18" w:rsidRDefault="00A75B18" w:rsidP="00432D70">
            <w:pPr>
              <w:ind w:right="-116"/>
              <w:rPr>
                <w:i/>
                <w:iCs/>
                <w:sz w:val="16"/>
                <w:szCs w:val="16"/>
              </w:rPr>
            </w:pPr>
            <w:r w:rsidRPr="0074700D">
              <w:rPr>
                <w:noProof/>
                <w:sz w:val="16"/>
                <w:szCs w:val="16"/>
              </w:rPr>
              <w:drawing>
                <wp:inline distT="0" distB="0" distL="0" distR="0" wp14:anchorId="0164F3CA" wp14:editId="18E92BB5">
                  <wp:extent cx="664817" cy="233917"/>
                  <wp:effectExtent l="0" t="0" r="2540" b="0"/>
                  <wp:docPr id="999198161" name="Resim 2" descr="simge, sembol, ekran görüntüsü, bilardo topu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58896" name="Resim 2" descr="simge, sembol, ekran görüntüsü, bilardo topu içeren bir resim&#10;&#10;Yapay zeka tarafından oluşturulmuş içerik yanlış olabili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2260" cy="250610"/>
                          </a:xfrm>
                          <a:prstGeom prst="rect">
                            <a:avLst/>
                          </a:prstGeom>
                          <a:noFill/>
                          <a:ln>
                            <a:noFill/>
                          </a:ln>
                        </pic:spPr>
                      </pic:pic>
                    </a:graphicData>
                  </a:graphic>
                </wp:inline>
              </w:drawing>
            </w:r>
          </w:p>
          <w:p w14:paraId="2D3A6F28" w14:textId="77777777" w:rsidR="00A75B18" w:rsidRDefault="00A75B18" w:rsidP="00432D70">
            <w:pPr>
              <w:ind w:right="-116"/>
              <w:rPr>
                <w:i/>
                <w:iCs/>
                <w:sz w:val="16"/>
                <w:szCs w:val="16"/>
              </w:rPr>
            </w:pPr>
            <w:r w:rsidRPr="00543095">
              <w:rPr>
                <w:i/>
                <w:iCs/>
                <w:sz w:val="16"/>
                <w:szCs w:val="16"/>
              </w:rPr>
              <w:t>This  work  is licensed  under  a Creative  Commons Attribution 4.0 International License.</w:t>
            </w:r>
          </w:p>
          <w:p w14:paraId="35C7199D" w14:textId="77777777" w:rsidR="00A75B18" w:rsidRPr="00DF5F1A" w:rsidRDefault="00A75B18" w:rsidP="00432D70">
            <w:pPr>
              <w:rPr>
                <w:sz w:val="20"/>
                <w:szCs w:val="20"/>
                <w:lang w:val="fi-FI"/>
              </w:rPr>
            </w:pPr>
          </w:p>
          <w:p w14:paraId="322E6BD6" w14:textId="77777777" w:rsidR="00A75B18" w:rsidRPr="00DF5F1A" w:rsidRDefault="00A75B18" w:rsidP="00432D70">
            <w:pPr>
              <w:rPr>
                <w:sz w:val="20"/>
                <w:szCs w:val="20"/>
                <w:lang w:val="fi-FI"/>
              </w:rPr>
            </w:pPr>
          </w:p>
          <w:p w14:paraId="39EBB561" w14:textId="77777777" w:rsidR="00A75B18" w:rsidRPr="00DF5F1A" w:rsidRDefault="00A75B18" w:rsidP="00432D70">
            <w:pPr>
              <w:rPr>
                <w:sz w:val="20"/>
                <w:szCs w:val="20"/>
                <w:lang w:val="fi-FI"/>
              </w:rPr>
            </w:pPr>
          </w:p>
          <w:p w14:paraId="229A0C67" w14:textId="77777777" w:rsidR="00A75B18" w:rsidRPr="00DF5F1A" w:rsidRDefault="00A75B18" w:rsidP="00432D70">
            <w:pPr>
              <w:jc w:val="right"/>
              <w:rPr>
                <w:sz w:val="20"/>
                <w:szCs w:val="20"/>
                <w:lang w:val="fi-FI"/>
              </w:rPr>
            </w:pPr>
          </w:p>
        </w:tc>
        <w:tc>
          <w:tcPr>
            <w:tcW w:w="5271" w:type="dxa"/>
          </w:tcPr>
          <w:p w14:paraId="0ADA8DCF" w14:textId="77777777" w:rsidR="00A75B18" w:rsidRDefault="00A75B18" w:rsidP="00432D70">
            <w:pPr>
              <w:pStyle w:val="Balk1"/>
              <w:rPr>
                <w:bCs w:val="0"/>
                <w:lang w:val="fi-FI"/>
              </w:rPr>
            </w:pPr>
            <w:r w:rsidRPr="003B1DFD">
              <w:rPr>
                <w:bCs w:val="0"/>
                <w:lang w:val="fi-FI"/>
              </w:rPr>
              <w:t>A</w:t>
            </w:r>
            <w:r>
              <w:rPr>
                <w:bCs w:val="0"/>
                <w:lang w:val="fi-FI"/>
              </w:rPr>
              <w:t>bstract</w:t>
            </w:r>
          </w:p>
          <w:p w14:paraId="7D7EEF20" w14:textId="77777777" w:rsidR="00A75B18" w:rsidRPr="003B1DFD" w:rsidRDefault="00A75B18" w:rsidP="00432D70">
            <w:pPr>
              <w:pStyle w:val="Abstract"/>
            </w:pPr>
            <w:r w:rsidRPr="005A5CE7">
              <w:rPr>
                <w:u w:color="000000"/>
                <w:lang w:val="en" w:eastAsia="tr-TR"/>
              </w:rPr>
              <w:t>The aim of this study was to compare the compassion levels of nurses working in the pediatric clinic and other clinics. The data required for the research was collected between 01 April 2024 and 31 July 2024. The study group consisted of 520 nurses working in the pediatric clinic and other clinics. Socio-demographic data collection form and Compassion Scales (CS) were used with the online survey method in nurses working in the pediatric clinic and other clinics selected by convenience sampling method from non-probability sampling methods who voluntarily participated in the collection of research data and filled out the informed consent form. The data were evaluated with number, percentage, mean, standard deviation, Mann Whitney U test and Kruskal Wallis test using SPSS 26.0 package program. The mean Compassion Scale score of the nurses working in the pediatric clinic was 90.54±10.55, while the mean score of the nurses working in other clinics (internal medicine, surgery, obstetrics, etc.) was 12.08±7.49. A statistically significant difference was found between the level of compassion and preference for the profession, the service worked, the profession and the department worked in (</w:t>
            </w:r>
            <w:r w:rsidRPr="001A3338">
              <w:rPr>
                <w:i/>
                <w:u w:color="000000"/>
                <w:lang w:val="en" w:eastAsia="tr-TR"/>
              </w:rPr>
              <w:t>p</w:t>
            </w:r>
            <w:r w:rsidRPr="005A5CE7">
              <w:rPr>
                <w:u w:color="000000"/>
                <w:lang w:val="en" w:eastAsia="tr-TR"/>
              </w:rPr>
              <w:t xml:space="preserve">&lt;0.05). </w:t>
            </w:r>
            <w:r w:rsidRPr="005A5CE7">
              <w:rPr>
                <w:u w:color="000000"/>
                <w:lang w:val="en-GB" w:eastAsia="tr-TR"/>
              </w:rPr>
              <w:t xml:space="preserve">In line with the findings of the study, it was concluded that nurses have high levels of compassion according to some demographic and clinical </w:t>
            </w:r>
            <w:r w:rsidRPr="005A5CE7">
              <w:rPr>
                <w:u w:color="000000"/>
                <w:lang w:val="en-GB" w:eastAsia="tr-TR"/>
              </w:rPr>
              <w:lastRenderedPageBreak/>
              <w:t>characteristics. The compassion scale score of nurses working in the pediatric clinic was found to be higher than nurses working in other clinics (internal medicine, surgery, obstetrics, etc.) As the score obtained from the scale increases in the pediatric clinic, the level of compassion increases.</w:t>
            </w:r>
          </w:p>
        </w:tc>
      </w:tr>
    </w:tbl>
    <w:p w14:paraId="22A5F66D" w14:textId="77777777" w:rsidR="00A75B18" w:rsidRPr="00D55B9A" w:rsidRDefault="00A75B18" w:rsidP="00A75B18">
      <w:pPr>
        <w:pStyle w:val="TemelParagraf"/>
        <w:suppressAutoHyphens/>
        <w:jc w:val="left"/>
        <w:rPr>
          <w:rFonts w:ascii="Palatino Linotype" w:hAnsi="Palatino Linotype" w:cs="Palatino Linotype"/>
          <w:b/>
          <w:bCs/>
          <w:color w:val="000000" w:themeColor="text1"/>
          <w:vertAlign w:val="superscript"/>
          <w:lang w:val="en-US"/>
        </w:rPr>
      </w:pPr>
    </w:p>
    <w:p w14:paraId="53EB7516" w14:textId="77777777" w:rsidR="00A75B18" w:rsidRPr="00E919B0" w:rsidRDefault="00A75B18" w:rsidP="00A75B18">
      <w:pPr>
        <w:pStyle w:val="Balk1"/>
        <w:rPr>
          <w:rFonts w:cs="Times New Roman"/>
          <w:szCs w:val="24"/>
          <w:lang w:val="en-GB"/>
        </w:rPr>
      </w:pPr>
      <w:r w:rsidRPr="00CD227F">
        <w:t>Int</w:t>
      </w:r>
      <w:r w:rsidRPr="00A75B18">
        <w:t>roductio</w:t>
      </w:r>
      <w:r w:rsidRPr="00A17BC1">
        <w:rPr>
          <w:rFonts w:cs="Times New Roman"/>
          <w:szCs w:val="24"/>
          <w:lang w:val="en-GB"/>
        </w:rPr>
        <w:t>n</w:t>
      </w:r>
    </w:p>
    <w:p w14:paraId="0AF79D65" w14:textId="77777777" w:rsidR="00A75B18" w:rsidRPr="008C388F" w:rsidRDefault="00A75B18" w:rsidP="00A75B18">
      <w:pPr>
        <w:rPr>
          <w:sz w:val="24"/>
          <w:lang w:val="en-US"/>
        </w:rPr>
      </w:pPr>
      <w:r w:rsidRPr="00A17BC1">
        <w:rPr>
          <w:lang w:val="en-GB"/>
        </w:rPr>
        <w:t>Healthcare workers experience intense changes in their compassion levels as a result of their compassion for patients' trauma, pain and suffering, their empathy, and their prolonged exposure to patients' traumas [1]. Healthcare workers' close contact with sick people and their empathy for helping patients with painful situations and events, and their prolonged exposure to individuals' traumas resulting from this situation, can result in compassion fatigue and changes [1,2]. The combined effects of secondary traumatic</w:t>
      </w:r>
      <w:r w:rsidRPr="008C388F">
        <w:rPr>
          <w:lang w:val="en-US"/>
        </w:rPr>
        <w:t xml:space="preserve"> stress and burnout, which can occur as a result of work and hinder the ability to help, also affect their compassion levels [3,4].</w:t>
      </w:r>
    </w:p>
    <w:p w14:paraId="585DDB58" w14:textId="77777777" w:rsidR="00A75B18" w:rsidRPr="008C388F" w:rsidRDefault="00A75B18" w:rsidP="00A75B18">
      <w:pPr>
        <w:rPr>
          <w:lang w:val="en-US"/>
        </w:rPr>
      </w:pPr>
      <w:r w:rsidRPr="008C388F">
        <w:rPr>
          <w:lang w:val="en-US"/>
        </w:rPr>
        <w:t>Compassion is an emotion that is at the root of human love and creates justice and human love in a person [5,6]. The concept of “compassion” is also included in the literature as compassion, pity and empathy [7,8]. Before an individual suffers from any disease, it creates a sense of compassion in the individuals nearby and then in healthcare professionals [9]. Among health professionals, nurses, who witness the worst and most sensitive situations of patients, plan and implement good nursing care to increase the health level of patients to the highest level [10]. It is stated that the nursing care provided always involves emotional ties, and compassion is an emotion that helps the nurses providing care, and it is stated that it is difficult to provide patient-centered and humane care without compassion</w:t>
      </w:r>
      <w:r>
        <w:rPr>
          <w:lang w:val="en-US"/>
        </w:rPr>
        <w:t xml:space="preserve"> [11,</w:t>
      </w:r>
      <w:r w:rsidRPr="008C388F">
        <w:rPr>
          <w:lang w:val="en-US"/>
        </w:rPr>
        <w:t xml:space="preserve">12]. </w:t>
      </w:r>
    </w:p>
    <w:p w14:paraId="23B4ACE4" w14:textId="77777777" w:rsidR="00A75B18" w:rsidRPr="008C388F" w:rsidRDefault="00A75B18" w:rsidP="00A75B18">
      <w:pPr>
        <w:rPr>
          <w:lang w:val="en-US"/>
        </w:rPr>
      </w:pPr>
      <w:r w:rsidRPr="008C388F">
        <w:rPr>
          <w:lang w:val="en-US"/>
        </w:rPr>
        <w:t>The quality of work life of nurses who experience decreased levels of compassion is also affected and they may face burnout. Nurses who become intolerant towards their patients cannot empathize, make appropriate decisions, or display objective behavior; They are afraid to go to work and hate their jobs [13]. As a result of this situation, nurses lose their commitment to their profession, they may leave the job as their productivity decreases [14] and they may see leaving the job as the only way to success [15]. Nurses working in each ward may also experience these processes at certain intervals.</w:t>
      </w:r>
    </w:p>
    <w:p w14:paraId="65596C36" w14:textId="77777777" w:rsidR="00A75B18" w:rsidRPr="008C388F" w:rsidRDefault="00A75B18" w:rsidP="00A75B18">
      <w:pPr>
        <w:rPr>
          <w:lang w:val="en-US"/>
        </w:rPr>
      </w:pPr>
      <w:r w:rsidRPr="008C388F">
        <w:rPr>
          <w:lang w:val="en-US"/>
        </w:rPr>
        <w:t xml:space="preserve">It has been reported that healthcare professionals experience different levels of compassion fatigue and burnout, and that there is a negative relationship between compassion fatigue and burnout among pediatric physicians and nurses [16,17]. Nurses working in pediatric wards, in addition to witnessing the trauma, pain and suffering of patients, compared to nurses working in other wards; It supports children who are vulnerable, unable to express themselves, and dependent on others for their personal care; They have to take an important role in their care and treatment and use their knowledge and experience at the highest level. In addition, they can internalize children's illnesses, pains and traumas with their maternal and paternal instincts. Caring for sick or dying children can be extremely rewarding and at the same time emotionally draining and even traumatic, and while some nurses find satisfaction in caring for children with this condition for years, others experience chronic fatigue [18].  </w:t>
      </w:r>
    </w:p>
    <w:p w14:paraId="3299351A" w14:textId="77777777" w:rsidR="00A75B18" w:rsidRPr="008C388F" w:rsidRDefault="00A75B18" w:rsidP="00A75B18">
      <w:pPr>
        <w:rPr>
          <w:lang w:val="en-US"/>
        </w:rPr>
      </w:pPr>
      <w:r w:rsidRPr="008C388F">
        <w:rPr>
          <w:lang w:val="en-US"/>
        </w:rPr>
        <w:t>The aim of this study was to compare the compassion levels of nurses working in the pediatric clinic and other clinics.</w:t>
      </w:r>
    </w:p>
    <w:p w14:paraId="3A96E5FC" w14:textId="77777777" w:rsidR="00A75B18" w:rsidRPr="000E01C0" w:rsidRDefault="00A75B18" w:rsidP="00A75B18">
      <w:pPr>
        <w:pStyle w:val="Balk2"/>
        <w:rPr>
          <w:lang w:val="en-GB"/>
        </w:rPr>
      </w:pPr>
      <w:r w:rsidRPr="000E01C0">
        <w:rPr>
          <w:lang w:val="en-GB"/>
        </w:rPr>
        <w:t xml:space="preserve">Research </w:t>
      </w:r>
      <w:r>
        <w:rPr>
          <w:lang w:val="en-GB"/>
        </w:rPr>
        <w:t>q</w:t>
      </w:r>
      <w:r w:rsidRPr="000E01C0">
        <w:rPr>
          <w:lang w:val="en-GB"/>
        </w:rPr>
        <w:t>uestions</w:t>
      </w:r>
    </w:p>
    <w:p w14:paraId="4A01CF96" w14:textId="77777777" w:rsidR="00A75B18" w:rsidRPr="00922995" w:rsidRDefault="00A75B18" w:rsidP="00A75B18">
      <w:pPr>
        <w:pStyle w:val="ListeParagraf"/>
        <w:numPr>
          <w:ilvl w:val="0"/>
          <w:numId w:val="6"/>
        </w:numPr>
        <w:spacing w:before="100" w:beforeAutospacing="1" w:after="100" w:afterAutospacing="1" w:line="240" w:lineRule="auto"/>
        <w:contextualSpacing w:val="0"/>
        <w:rPr>
          <w:lang w:val="en-GB"/>
        </w:rPr>
      </w:pPr>
      <w:r w:rsidRPr="00922995">
        <w:rPr>
          <w:lang w:val="en-GB"/>
        </w:rPr>
        <w:t>Is there a relationship between the level of compassion and professional characteristics of nurses working in pediatric clinics and other clinics?</w:t>
      </w:r>
    </w:p>
    <w:p w14:paraId="42857B91" w14:textId="77777777" w:rsidR="00A75B18" w:rsidRPr="008C388F" w:rsidRDefault="00A75B18" w:rsidP="00A75B18">
      <w:pPr>
        <w:pStyle w:val="Balk1"/>
        <w:rPr>
          <w:lang w:val="en-US"/>
        </w:rPr>
      </w:pPr>
      <w:r w:rsidRPr="008C388F">
        <w:rPr>
          <w:lang w:val="en-US"/>
        </w:rPr>
        <w:lastRenderedPageBreak/>
        <w:t xml:space="preserve">Materials and Methods </w:t>
      </w:r>
    </w:p>
    <w:p w14:paraId="15E24DDC" w14:textId="77777777" w:rsidR="00A75B18" w:rsidRPr="008910CA" w:rsidRDefault="00A75B18" w:rsidP="00A75B18">
      <w:pPr>
        <w:pStyle w:val="Balk2"/>
      </w:pPr>
      <w:r w:rsidRPr="008910CA">
        <w:t>Type of research</w:t>
      </w:r>
    </w:p>
    <w:p w14:paraId="25D19EC8" w14:textId="77777777" w:rsidR="00A75B18" w:rsidRPr="008C388F" w:rsidRDefault="00A75B18" w:rsidP="00A75B18">
      <w:r w:rsidRPr="008C388F">
        <w:t xml:space="preserve">This </w:t>
      </w:r>
      <w:r w:rsidRPr="008C388F">
        <w:rPr>
          <w:bCs/>
        </w:rPr>
        <w:t>study</w:t>
      </w:r>
      <w:r w:rsidRPr="008C388F">
        <w:t xml:space="preserve"> is descriptive in nature.</w:t>
      </w:r>
    </w:p>
    <w:p w14:paraId="75C5186C" w14:textId="77777777" w:rsidR="00A75B18" w:rsidRPr="008910CA" w:rsidRDefault="00A75B18" w:rsidP="00A75B18">
      <w:pPr>
        <w:pStyle w:val="Balk2"/>
      </w:pPr>
      <w:r w:rsidRPr="008910CA">
        <w:t>Place and time of research</w:t>
      </w:r>
    </w:p>
    <w:p w14:paraId="2546E929" w14:textId="77777777" w:rsidR="00A75B18" w:rsidRPr="008C388F" w:rsidRDefault="00A75B18" w:rsidP="00A75B18">
      <w:pPr>
        <w:rPr>
          <w:b/>
        </w:rPr>
      </w:pPr>
      <w:r w:rsidRPr="008C388F">
        <w:t xml:space="preserve">The research data were collected online between </w:t>
      </w:r>
      <w:r w:rsidRPr="008C388F">
        <w:rPr>
          <w:rStyle w:val="rynqvb"/>
          <w:lang w:val="en"/>
        </w:rPr>
        <w:t xml:space="preserve">01 April 2024 and 31 July 2024 from </w:t>
      </w:r>
      <w:r w:rsidRPr="008C388F">
        <w:t xml:space="preserve">nurses working in the </w:t>
      </w:r>
      <w:r w:rsidRPr="008C388F">
        <w:rPr>
          <w:rStyle w:val="rynqvb"/>
          <w:lang w:val="en"/>
        </w:rPr>
        <w:t>pediatric clinic and other clinics</w:t>
      </w:r>
      <w:r w:rsidRPr="008C388F">
        <w:rPr>
          <w:b/>
        </w:rPr>
        <w:t xml:space="preserve"> </w:t>
      </w:r>
      <w:r w:rsidRPr="008C388F">
        <w:t>who voluntarily participated and whose consent was obtained. The study was conducted online because it is nearly impossible to reach nurses in T</w:t>
      </w:r>
      <w:r>
        <w:t>ürkiye</w:t>
      </w:r>
      <w:r w:rsidRPr="008C388F">
        <w:t>. Nurses who have access to the internet were included in the study. A survey was used as a data collection technique in the study, and the survey form (Google Forms) prepared online was spread through social networks and social media, and attempts were made to reach many segments.</w:t>
      </w:r>
    </w:p>
    <w:p w14:paraId="2C6BA289" w14:textId="77777777" w:rsidR="00A75B18" w:rsidRPr="008910CA" w:rsidRDefault="00A75B18" w:rsidP="00A75B18">
      <w:pPr>
        <w:pStyle w:val="Balk2"/>
      </w:pPr>
      <w:r w:rsidRPr="008910CA">
        <w:t>Population and research sample</w:t>
      </w:r>
    </w:p>
    <w:p w14:paraId="3847370A" w14:textId="77777777" w:rsidR="00A75B18" w:rsidRPr="008C388F" w:rsidRDefault="00A75B18" w:rsidP="00A75B18">
      <w:r w:rsidRPr="008C388F">
        <w:rPr>
          <w:b/>
        </w:rPr>
        <w:t xml:space="preserve"> </w:t>
      </w:r>
      <w:r w:rsidRPr="008C388F">
        <w:t xml:space="preserve">In determining the sample group, Berger et al. [18] the findings of the study conducted by were used. In calculating this sample load, the calculation is made by using the formula n=Nxt2xpxq/d2x(N-1)+t2xpxq, which is used to calculate the number of individuals to be sampled according to the frequency of occurrence of the event in cases where the universe is known. has been done [19,20]. In the formula, the confidence level is accepted as 95% and the deviation is d = 0.05. The sample of the research was determined as 520. The study population consisted </w:t>
      </w:r>
      <w:r w:rsidRPr="008C388F">
        <w:rPr>
          <w:rStyle w:val="rynqvb"/>
          <w:lang w:val="en"/>
        </w:rPr>
        <w:t>of 520 nurses working in the pediatric clinic and other clinics</w:t>
      </w:r>
      <w:r w:rsidRPr="008C388F">
        <w:t>. Data was collected using the online method.</w:t>
      </w:r>
    </w:p>
    <w:p w14:paraId="1F17493C" w14:textId="77777777" w:rsidR="00A75B18" w:rsidRPr="008C388F" w:rsidRDefault="00A75B18" w:rsidP="00A75B18">
      <w:pPr>
        <w:rPr>
          <w:i/>
        </w:rPr>
      </w:pPr>
      <w:r w:rsidRPr="008C388F">
        <w:rPr>
          <w:i/>
        </w:rPr>
        <w:t>Research inclusion/exclusion criteria:</w:t>
      </w:r>
    </w:p>
    <w:p w14:paraId="5B614B07" w14:textId="77777777" w:rsidR="00A75B18" w:rsidRPr="008C388F" w:rsidRDefault="00A75B18" w:rsidP="00A75B18">
      <w:r w:rsidRPr="008C388F">
        <w:t>get involved</w:t>
      </w:r>
    </w:p>
    <w:p w14:paraId="3E882947" w14:textId="77777777" w:rsidR="00A75B18" w:rsidRPr="008C388F" w:rsidRDefault="00A75B18" w:rsidP="00A75B18">
      <w:r w:rsidRPr="008C388F">
        <w:t>- Nurses who agreed to participate in the study voluntarily</w:t>
      </w:r>
    </w:p>
    <w:p w14:paraId="08A46B8D" w14:textId="77777777" w:rsidR="00A75B18" w:rsidRPr="008C388F" w:rsidRDefault="00A75B18" w:rsidP="00A75B18">
      <w:r w:rsidRPr="008C388F">
        <w:t>Study exclusion criteria</w:t>
      </w:r>
    </w:p>
    <w:p w14:paraId="26BEC323" w14:textId="77777777" w:rsidR="00A75B18" w:rsidRPr="008C388F" w:rsidRDefault="00A75B18" w:rsidP="00A75B18">
      <w:r w:rsidRPr="008C388F">
        <w:t>- Nurses who did not agree to participate in the study voluntarily</w:t>
      </w:r>
    </w:p>
    <w:p w14:paraId="7F50D10E" w14:textId="77777777" w:rsidR="00A75B18" w:rsidRPr="008C388F" w:rsidRDefault="00A75B18" w:rsidP="00A75B18">
      <w:pPr>
        <w:pStyle w:val="Balk2"/>
      </w:pPr>
      <w:r w:rsidRPr="008C388F">
        <w:t>Data collection tools</w:t>
      </w:r>
    </w:p>
    <w:p w14:paraId="5A7100E4" w14:textId="77777777" w:rsidR="00A75B18" w:rsidRPr="008C388F" w:rsidRDefault="00A75B18" w:rsidP="00A75B18">
      <w:r w:rsidRPr="008C388F">
        <w:t>Research data were collected through the following data collection forms:</w:t>
      </w:r>
    </w:p>
    <w:p w14:paraId="3C3C1FF1" w14:textId="77777777" w:rsidR="00A75B18" w:rsidRPr="008C388F" w:rsidRDefault="00A75B18" w:rsidP="00A75B18">
      <w:r w:rsidRPr="008C388F">
        <w:tab/>
        <w:t>- Socio-demographic survey form</w:t>
      </w:r>
    </w:p>
    <w:p w14:paraId="69A236B7" w14:textId="77777777" w:rsidR="00A75B18" w:rsidRPr="008C388F" w:rsidRDefault="00A75B18" w:rsidP="00A75B18">
      <w:r w:rsidRPr="008C388F">
        <w:tab/>
        <w:t>- Compassion Scale (CS)</w:t>
      </w:r>
    </w:p>
    <w:p w14:paraId="0F1A0657" w14:textId="77777777" w:rsidR="00A75B18" w:rsidRPr="008910CA" w:rsidRDefault="00A75B18" w:rsidP="00A75B18">
      <w:pPr>
        <w:pStyle w:val="Balk2"/>
      </w:pPr>
      <w:r w:rsidRPr="008910CA">
        <w:t>Socio-Demographic survey</w:t>
      </w:r>
    </w:p>
    <w:p w14:paraId="7471F4BE" w14:textId="77777777" w:rsidR="00A75B18" w:rsidRPr="008C388F" w:rsidRDefault="00A75B18" w:rsidP="00A75B18">
      <w:r w:rsidRPr="008C388F">
        <w:t xml:space="preserve"> This form will be filled out by nurses working in pediatrics and other clinics; gender, age, education level, marital status, number of children, cigarette/substance/alcohol use status; Professional characteristics consist of 11 questions including the institution he currently works for, the service he currently works for, the total length of service in the profession, the situation of choosing the profession voluntarily, and the situation of choosing the service he works for voluntarily.</w:t>
      </w:r>
    </w:p>
    <w:p w14:paraId="52C7259E" w14:textId="77777777" w:rsidR="00A75B18" w:rsidRPr="008C388F" w:rsidRDefault="00A75B18" w:rsidP="00A75B18">
      <w:r w:rsidRPr="008C388F">
        <w:rPr>
          <w:b/>
          <w:i/>
        </w:rPr>
        <w:t>Compassion Scale (CS)</w:t>
      </w:r>
      <w:r w:rsidRPr="008C388F">
        <w:rPr>
          <w:i/>
        </w:rPr>
        <w:t>:</w:t>
      </w:r>
      <w:r w:rsidRPr="008C388F">
        <w:t xml:space="preserve"> The Compassion Scale was developed by Pommier (2010) [21] and its Turkish validity and reliability was determined by Akdeniz and Deniz (2016) [7] (12-akde). A 5-point Likert scoring is applied for the scale consi</w:t>
      </w:r>
      <w:r>
        <w:t>sting of a total of 24 items (1</w:t>
      </w:r>
      <w:r w:rsidRPr="008C388F">
        <w:t xml:space="preserve">=Never, 2=Rarely, 3=Occasionally, 4=Frequently, 5=Always). Scale) kindness (being understanding and caring towards oneself and others) (items 6, 8, 16, 24) indifference. (increased interest in the other person's feelings and thoughts) (items 2, 12, 14, 18), being aware of sharing (awareness that people are not perfect and can make mistakes) (items 11, 15, 17, 20), disconnection (independence of the individual). decrease) (items 3, 5, 10, 22), conscious awareness (taking a balanced approach to the individual's negative </w:t>
      </w:r>
      <w:r w:rsidRPr="008C388F">
        <w:lastRenderedPageBreak/>
        <w:t xml:space="preserve">emotions) (items 4, 9, 13, 21), disassociation (decrease in interest in someone or something). It consists of 6 sub-dimensions: (items 1, 7, 19, 23). Reverse scoring is performed for the subscales of indifference, disconnection, and disengagement. While the total scoring of the scale is made, the total score is obtained by reverse scoring. While the subdimensions are scored separately, reverse scoring is not done. A high mean score of the scale indicates that the level of compassion is high and the level of compassion fatigue is low. In Akdeniz and Deniz's (2016) [7] study, the Cronbach Alpha value of the scale was found to be 0.85. Cronbach for this study Alpha value was determined as 0.762. </w:t>
      </w:r>
    </w:p>
    <w:p w14:paraId="3CFAFD55" w14:textId="77777777" w:rsidR="00A75B18" w:rsidRDefault="00A75B18" w:rsidP="00A736E9">
      <w:pPr>
        <w:pStyle w:val="Balk2"/>
        <w:rPr>
          <w:lang w:val="en-GB"/>
        </w:rPr>
      </w:pPr>
      <w:r w:rsidRPr="000E01C0">
        <w:rPr>
          <w:lang w:val="en-GB"/>
        </w:rPr>
        <w:t>Data analysis</w:t>
      </w:r>
    </w:p>
    <w:p w14:paraId="03D5850B" w14:textId="77777777" w:rsidR="00A75B18" w:rsidRPr="008C388F" w:rsidRDefault="00A75B18" w:rsidP="00A75B18">
      <w:pPr>
        <w:rPr>
          <w:rStyle w:val="rynqvb"/>
          <w:lang w:val="en"/>
        </w:rPr>
      </w:pPr>
      <w:r w:rsidRPr="000E01C0">
        <w:rPr>
          <w:rStyle w:val="rynqvb"/>
          <w:lang w:val="en-GB"/>
        </w:rPr>
        <w:t>The data</w:t>
      </w:r>
      <w:r w:rsidRPr="008C388F">
        <w:rPr>
          <w:rStyle w:val="rynqvb"/>
          <w:lang w:val="en"/>
        </w:rPr>
        <w:t xml:space="preserve"> were evaluated with number, percentage, mean, standard dev</w:t>
      </w:r>
      <w:r>
        <w:rPr>
          <w:rStyle w:val="rynqvb"/>
          <w:lang w:val="en"/>
        </w:rPr>
        <w:t>iation, Mann Whitney U Test, Kruskal Wallis T</w:t>
      </w:r>
      <w:r w:rsidRPr="008C388F">
        <w:rPr>
          <w:rStyle w:val="rynqvb"/>
          <w:lang w:val="en"/>
        </w:rPr>
        <w:t xml:space="preserve">est </w:t>
      </w:r>
      <w:r>
        <w:rPr>
          <w:rStyle w:val="rynqvb"/>
          <w:lang w:val="en"/>
        </w:rPr>
        <w:t>and Correlation A</w:t>
      </w:r>
      <w:r w:rsidRPr="00E20556">
        <w:rPr>
          <w:rStyle w:val="rynqvb"/>
          <w:lang w:val="en"/>
        </w:rPr>
        <w:t>nalysis</w:t>
      </w:r>
      <w:r>
        <w:rPr>
          <w:rStyle w:val="rynqvb"/>
          <w:lang w:val="en"/>
        </w:rPr>
        <w:t xml:space="preserve"> </w:t>
      </w:r>
      <w:r w:rsidRPr="008C388F">
        <w:rPr>
          <w:rStyle w:val="rynqvb"/>
          <w:lang w:val="en"/>
        </w:rPr>
        <w:t>using SPSS 26.0 package program.</w:t>
      </w:r>
    </w:p>
    <w:p w14:paraId="315D9E56" w14:textId="77777777" w:rsidR="00A75B18" w:rsidRDefault="00A75B18" w:rsidP="00A736E9">
      <w:pPr>
        <w:pStyle w:val="Balk2"/>
        <w:rPr>
          <w:lang w:val="en-GB"/>
        </w:rPr>
      </w:pPr>
      <w:r w:rsidRPr="008C388F">
        <w:rPr>
          <w:lang w:val="en-US"/>
        </w:rPr>
        <w:t xml:space="preserve">Ethical </w:t>
      </w:r>
      <w:r w:rsidRPr="000E01C0">
        <w:rPr>
          <w:lang w:val="en-GB"/>
        </w:rPr>
        <w:t>consideration</w:t>
      </w:r>
    </w:p>
    <w:p w14:paraId="6F900A94" w14:textId="77777777" w:rsidR="00A75B18" w:rsidRPr="008C388F" w:rsidRDefault="00A75B18" w:rsidP="00A75B18">
      <w:r w:rsidRPr="000E01C0">
        <w:rPr>
          <w:lang w:val="en-GB"/>
        </w:rPr>
        <w:t>Permission was obtained via e-mail for the Compassion Scale, validated and reliable in Turkish by Akdeniz and Deniz (2016) [7] permission was obtained from Hakkari University Scientific Research and Publication Ethics Committee (IRB:2024/74-1) for the research. Additionally, online written consent was obtained from the nurses who would participate in the study.</w:t>
      </w:r>
    </w:p>
    <w:p w14:paraId="03F2B898" w14:textId="77777777" w:rsidR="00A75B18" w:rsidRPr="008C388F" w:rsidRDefault="00A75B18" w:rsidP="00A736E9">
      <w:pPr>
        <w:pStyle w:val="Balk1"/>
        <w:rPr>
          <w:lang w:val="en-US"/>
        </w:rPr>
      </w:pPr>
      <w:r w:rsidRPr="008C388F">
        <w:rPr>
          <w:lang w:val="en-US"/>
        </w:rPr>
        <w:t>Results</w:t>
      </w:r>
    </w:p>
    <w:p w14:paraId="11A05731" w14:textId="77777777" w:rsidR="00A75B18" w:rsidRDefault="00A75B18" w:rsidP="00A75B18">
      <w:pPr>
        <w:rPr>
          <w:lang w:val="en-US"/>
        </w:rPr>
      </w:pPr>
      <w:r w:rsidRPr="008C388F">
        <w:rPr>
          <w:lang w:val="en-US"/>
        </w:rPr>
        <w:t xml:space="preserve">It was found that 62.2% of the nurses were in the 18-25 age group, 90.10% were women, and 45.31% had a licences degree. 17.9% of nurses are single and 70.31% have 2 or more children. Nurses working in pediatric clinics and other clinics; no statistically significant difference was found in terms of compassion scale according to age, gender, education level, marital status and number of children. </w:t>
      </w:r>
      <w:r w:rsidRPr="00E919B0">
        <w:rPr>
          <w:lang w:val="en-US"/>
        </w:rPr>
        <w:t>(</w:t>
      </w:r>
      <w:r w:rsidRPr="00E919B0">
        <w:rPr>
          <w:i/>
          <w:lang w:val="en-US"/>
        </w:rPr>
        <w:t>p</w:t>
      </w:r>
      <w:r w:rsidRPr="00E919B0">
        <w:rPr>
          <w:lang w:val="en-US"/>
        </w:rPr>
        <w:t>&gt;</w:t>
      </w:r>
      <w:r w:rsidRPr="008C388F">
        <w:rPr>
          <w:lang w:val="en-US"/>
        </w:rPr>
        <w:t>0.05) (Table 1).</w:t>
      </w:r>
    </w:p>
    <w:p w14:paraId="4F3DC093" w14:textId="77777777" w:rsidR="00A75B18" w:rsidRPr="00922995" w:rsidRDefault="00A75B18" w:rsidP="00A736E9">
      <w:pPr>
        <w:pStyle w:val="TableTitle"/>
      </w:pPr>
      <w:r w:rsidRPr="008C388F">
        <w:t xml:space="preserve">Table 1. </w:t>
      </w:r>
      <w:r w:rsidRPr="00A736E9">
        <w:rPr>
          <w:b w:val="0"/>
          <w:bCs/>
        </w:rPr>
        <w:t>Compassion Scale (CS) score analysis according to Socio-Demographic characteristics of nurses (n=520).</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9"/>
        <w:gridCol w:w="1211"/>
        <w:gridCol w:w="2146"/>
      </w:tblGrid>
      <w:tr w:rsidR="00A75B18" w:rsidRPr="00AB2744" w14:paraId="726FEA28" w14:textId="77777777" w:rsidTr="00432D70">
        <w:trPr>
          <w:tblHeader/>
          <w:jc w:val="center"/>
        </w:trPr>
        <w:tc>
          <w:tcPr>
            <w:tcW w:w="4140" w:type="dxa"/>
            <w:gridSpan w:val="2"/>
            <w:tcBorders>
              <w:top w:val="single" w:sz="4" w:space="0" w:color="auto"/>
              <w:bottom w:val="single" w:sz="4" w:space="0" w:color="auto"/>
            </w:tcBorders>
            <w:shd w:val="clear" w:color="auto" w:fill="F2F2F2" w:themeFill="background1" w:themeFillShade="F2"/>
            <w:vAlign w:val="center"/>
          </w:tcPr>
          <w:p w14:paraId="0F11B613" w14:textId="77777777" w:rsidR="00A75B18" w:rsidRPr="00AB2744" w:rsidRDefault="00A75B18" w:rsidP="00432D70">
            <w:pPr>
              <w:spacing w:before="0" w:afterLines="40" w:after="96"/>
              <w:rPr>
                <w:rFonts w:cs="Times New Roman"/>
                <w:b/>
                <w:sz w:val="20"/>
                <w:szCs w:val="20"/>
                <w:lang w:val="en-GB"/>
              </w:rPr>
            </w:pPr>
            <w:r w:rsidRPr="00AB2744">
              <w:rPr>
                <w:rFonts w:cs="Times New Roman"/>
                <w:b/>
                <w:sz w:val="20"/>
                <w:szCs w:val="20"/>
                <w:lang w:val="en-GB"/>
              </w:rPr>
              <w:t>Sociodemographic Characteristics</w:t>
            </w:r>
          </w:p>
        </w:tc>
        <w:tc>
          <w:tcPr>
            <w:tcW w:w="2146" w:type="dxa"/>
            <w:tcBorders>
              <w:top w:val="single" w:sz="4" w:space="0" w:color="auto"/>
              <w:bottom w:val="single" w:sz="4" w:space="0" w:color="auto"/>
            </w:tcBorders>
            <w:shd w:val="clear" w:color="auto" w:fill="F2F2F2" w:themeFill="background1" w:themeFillShade="F2"/>
          </w:tcPr>
          <w:p w14:paraId="3582B53E" w14:textId="77777777" w:rsidR="00A75B18" w:rsidRPr="00AB2744" w:rsidRDefault="00A75B18" w:rsidP="00432D70">
            <w:pPr>
              <w:spacing w:before="0" w:afterLines="40" w:after="96"/>
              <w:jc w:val="center"/>
              <w:rPr>
                <w:rFonts w:cs="Times New Roman"/>
                <w:b/>
                <w:sz w:val="20"/>
                <w:szCs w:val="20"/>
                <w:lang w:val="en-GB"/>
              </w:rPr>
            </w:pPr>
            <w:r w:rsidRPr="00AB2744">
              <w:rPr>
                <w:rFonts w:cs="Times New Roman"/>
                <w:b/>
                <w:sz w:val="20"/>
                <w:szCs w:val="20"/>
                <w:lang w:val="en-GB"/>
              </w:rPr>
              <w:t>Compassion</w:t>
            </w:r>
          </w:p>
        </w:tc>
      </w:tr>
      <w:tr w:rsidR="00A75B18" w:rsidRPr="00AB2744" w14:paraId="29D9A606" w14:textId="77777777" w:rsidTr="00432D70">
        <w:trPr>
          <w:jc w:val="center"/>
        </w:trPr>
        <w:tc>
          <w:tcPr>
            <w:tcW w:w="2929" w:type="dxa"/>
            <w:tcBorders>
              <w:top w:val="single" w:sz="4" w:space="0" w:color="auto"/>
            </w:tcBorders>
            <w:vAlign w:val="center"/>
          </w:tcPr>
          <w:p w14:paraId="4A76EA2E" w14:textId="77777777" w:rsidR="00A75B18" w:rsidRPr="00AB2744" w:rsidRDefault="00A75B18" w:rsidP="00432D70">
            <w:pPr>
              <w:spacing w:before="0" w:afterLines="40" w:after="96"/>
              <w:jc w:val="center"/>
              <w:rPr>
                <w:rFonts w:cs="Times New Roman"/>
                <w:sz w:val="20"/>
                <w:szCs w:val="20"/>
                <w:lang w:val="en-GB"/>
              </w:rPr>
            </w:pPr>
          </w:p>
        </w:tc>
        <w:tc>
          <w:tcPr>
            <w:tcW w:w="1211" w:type="dxa"/>
            <w:tcBorders>
              <w:top w:val="single" w:sz="4" w:space="0" w:color="auto"/>
            </w:tcBorders>
            <w:vAlign w:val="center"/>
          </w:tcPr>
          <w:p w14:paraId="4F02C50C" w14:textId="77777777" w:rsidR="00A75B18" w:rsidRPr="00AB2744" w:rsidRDefault="00A75B18" w:rsidP="00432D70">
            <w:pPr>
              <w:spacing w:before="0" w:afterLines="40" w:after="96"/>
              <w:ind w:left="-96"/>
              <w:jc w:val="center"/>
              <w:rPr>
                <w:rFonts w:cs="Times New Roman"/>
                <w:sz w:val="20"/>
                <w:szCs w:val="20"/>
                <w:lang w:val="en-GB"/>
              </w:rPr>
            </w:pPr>
            <w:r w:rsidRPr="00AB2744">
              <w:rPr>
                <w:rFonts w:cs="Times New Roman"/>
                <w:sz w:val="20"/>
                <w:szCs w:val="20"/>
                <w:lang w:val="en-GB"/>
              </w:rPr>
              <w:t>n (%)</w:t>
            </w:r>
          </w:p>
        </w:tc>
        <w:tc>
          <w:tcPr>
            <w:tcW w:w="2146" w:type="dxa"/>
            <w:tcBorders>
              <w:top w:val="single" w:sz="4" w:space="0" w:color="auto"/>
            </w:tcBorders>
            <w:vAlign w:val="center"/>
          </w:tcPr>
          <w:p w14:paraId="384E2B23" w14:textId="77777777" w:rsidR="00A75B18" w:rsidRPr="00AB2744" w:rsidRDefault="00A75B18" w:rsidP="00432D70">
            <w:pPr>
              <w:pStyle w:val="Default"/>
              <w:spacing w:before="0" w:afterLines="40" w:after="96" w:line="240" w:lineRule="auto"/>
              <w:jc w:val="center"/>
              <w:rPr>
                <w:color w:val="auto"/>
                <w:sz w:val="20"/>
                <w:szCs w:val="20"/>
                <w:lang w:val="en-GB"/>
              </w:rPr>
            </w:pPr>
            <w:r w:rsidRPr="00AB2744">
              <w:rPr>
                <w:bCs/>
                <w:color w:val="auto"/>
                <w:sz w:val="20"/>
                <w:szCs w:val="20"/>
                <w:lang w:val="en-GB"/>
              </w:rPr>
              <w:t>[Q2(Q1-Q3)]</w:t>
            </w:r>
          </w:p>
        </w:tc>
      </w:tr>
      <w:tr w:rsidR="00A75B18" w:rsidRPr="00AB2744" w14:paraId="5DA86F48" w14:textId="77777777" w:rsidTr="00432D70">
        <w:trPr>
          <w:jc w:val="center"/>
        </w:trPr>
        <w:tc>
          <w:tcPr>
            <w:tcW w:w="2929" w:type="dxa"/>
            <w:vAlign w:val="center"/>
          </w:tcPr>
          <w:p w14:paraId="1DC2F286" w14:textId="77777777" w:rsidR="00A75B18" w:rsidRPr="00AB2744" w:rsidRDefault="00A75B18" w:rsidP="00655092">
            <w:pPr>
              <w:spacing w:before="0" w:after="40"/>
              <w:rPr>
                <w:rFonts w:cs="Times New Roman"/>
                <w:sz w:val="20"/>
                <w:szCs w:val="20"/>
                <w:lang w:val="en-GB"/>
              </w:rPr>
            </w:pPr>
            <w:r w:rsidRPr="00AB2744">
              <w:rPr>
                <w:rFonts w:cs="Times New Roman"/>
                <w:sz w:val="20"/>
                <w:szCs w:val="20"/>
                <w:lang w:val="en-GB"/>
              </w:rPr>
              <w:t>Age</w:t>
            </w:r>
          </w:p>
        </w:tc>
        <w:tc>
          <w:tcPr>
            <w:tcW w:w="1211" w:type="dxa"/>
            <w:vAlign w:val="center"/>
          </w:tcPr>
          <w:p w14:paraId="5ADEB6F3" w14:textId="77777777" w:rsidR="00A75B18" w:rsidRPr="00AB2744" w:rsidRDefault="00A75B18" w:rsidP="00655092">
            <w:pPr>
              <w:spacing w:before="0" w:after="40"/>
              <w:jc w:val="center"/>
              <w:rPr>
                <w:rFonts w:cs="Times New Roman"/>
                <w:sz w:val="20"/>
                <w:szCs w:val="20"/>
                <w:lang w:val="en-GB"/>
              </w:rPr>
            </w:pPr>
          </w:p>
        </w:tc>
        <w:tc>
          <w:tcPr>
            <w:tcW w:w="2146" w:type="dxa"/>
            <w:vAlign w:val="center"/>
          </w:tcPr>
          <w:p w14:paraId="2D1D71ED" w14:textId="77777777" w:rsidR="00A75B18" w:rsidRPr="00AB2744" w:rsidRDefault="00A75B18" w:rsidP="00655092">
            <w:pPr>
              <w:spacing w:before="0" w:after="40"/>
              <w:rPr>
                <w:rFonts w:cs="Times New Roman"/>
                <w:sz w:val="20"/>
                <w:szCs w:val="20"/>
                <w:lang w:val="en-GB"/>
              </w:rPr>
            </w:pPr>
          </w:p>
        </w:tc>
      </w:tr>
      <w:tr w:rsidR="00A75B18" w:rsidRPr="00AB2744" w14:paraId="304AF80A" w14:textId="77777777" w:rsidTr="00432D70">
        <w:trPr>
          <w:jc w:val="center"/>
        </w:trPr>
        <w:tc>
          <w:tcPr>
            <w:tcW w:w="2929" w:type="dxa"/>
            <w:vAlign w:val="center"/>
          </w:tcPr>
          <w:p w14:paraId="21C2035C"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18–25</w:t>
            </w:r>
          </w:p>
        </w:tc>
        <w:tc>
          <w:tcPr>
            <w:tcW w:w="1211" w:type="dxa"/>
            <w:vAlign w:val="center"/>
          </w:tcPr>
          <w:p w14:paraId="2B07B0F9" w14:textId="77777777" w:rsidR="00A75B18" w:rsidRPr="00AB2744" w:rsidRDefault="00A75B18" w:rsidP="00655092">
            <w:pPr>
              <w:spacing w:before="0" w:after="40"/>
              <w:jc w:val="center"/>
              <w:rPr>
                <w:rFonts w:cs="Times New Roman"/>
                <w:sz w:val="20"/>
                <w:szCs w:val="20"/>
                <w:lang w:val="en-GB"/>
              </w:rPr>
            </w:pPr>
            <w:r w:rsidRPr="00AB2744">
              <w:rPr>
                <w:rFonts w:cs="Times New Roman"/>
                <w:sz w:val="20"/>
                <w:szCs w:val="20"/>
                <w:lang w:val="en-GB"/>
              </w:rPr>
              <w:t>220 (62.2)</w:t>
            </w:r>
          </w:p>
        </w:tc>
        <w:tc>
          <w:tcPr>
            <w:tcW w:w="2146" w:type="dxa"/>
            <w:vAlign w:val="center"/>
          </w:tcPr>
          <w:p w14:paraId="611CFE0C" w14:textId="77777777" w:rsidR="00A75B18" w:rsidRPr="00AB2744" w:rsidRDefault="00A75B18" w:rsidP="00655092">
            <w:pPr>
              <w:pStyle w:val="ListeParagraf"/>
              <w:spacing w:before="0" w:after="40"/>
              <w:rPr>
                <w:rFonts w:cs="Times New Roman"/>
                <w:sz w:val="20"/>
                <w:szCs w:val="20"/>
                <w:lang w:val="en-GB"/>
              </w:rPr>
            </w:pPr>
            <w:r w:rsidRPr="00AB2744">
              <w:rPr>
                <w:rFonts w:cs="Times New Roman"/>
                <w:sz w:val="20"/>
                <w:szCs w:val="20"/>
                <w:lang w:val="en-GB"/>
              </w:rPr>
              <w:t>72 (67-79)</w:t>
            </w:r>
          </w:p>
        </w:tc>
      </w:tr>
      <w:tr w:rsidR="00A75B18" w:rsidRPr="00AB2744" w14:paraId="31AC95A3" w14:textId="77777777" w:rsidTr="00432D70">
        <w:trPr>
          <w:jc w:val="center"/>
        </w:trPr>
        <w:tc>
          <w:tcPr>
            <w:tcW w:w="2929" w:type="dxa"/>
            <w:vAlign w:val="center"/>
          </w:tcPr>
          <w:p w14:paraId="471A5DC4"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26–33</w:t>
            </w:r>
          </w:p>
        </w:tc>
        <w:tc>
          <w:tcPr>
            <w:tcW w:w="1211" w:type="dxa"/>
            <w:vAlign w:val="center"/>
          </w:tcPr>
          <w:p w14:paraId="598C02A4"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182 (31.3)</w:t>
            </w:r>
          </w:p>
        </w:tc>
        <w:tc>
          <w:tcPr>
            <w:tcW w:w="2146" w:type="dxa"/>
            <w:vAlign w:val="center"/>
          </w:tcPr>
          <w:p w14:paraId="6B4E30A2" w14:textId="77777777" w:rsidR="00A75B18" w:rsidRPr="00AB2744" w:rsidRDefault="00A75B18" w:rsidP="00655092">
            <w:pPr>
              <w:pStyle w:val="ListeParagraf"/>
              <w:spacing w:before="0" w:after="40"/>
              <w:rPr>
                <w:rFonts w:cs="Times New Roman"/>
                <w:sz w:val="20"/>
                <w:szCs w:val="20"/>
                <w:lang w:val="en-GB"/>
              </w:rPr>
            </w:pPr>
            <w:r w:rsidRPr="00AB2744">
              <w:rPr>
                <w:rFonts w:cs="Times New Roman"/>
                <w:sz w:val="20"/>
                <w:szCs w:val="20"/>
                <w:lang w:val="en-GB"/>
              </w:rPr>
              <w:t>73 (65-72)</w:t>
            </w:r>
          </w:p>
        </w:tc>
      </w:tr>
      <w:tr w:rsidR="00A75B18" w:rsidRPr="00AB2744" w14:paraId="5BD17CC2" w14:textId="77777777" w:rsidTr="00432D70">
        <w:trPr>
          <w:jc w:val="center"/>
        </w:trPr>
        <w:tc>
          <w:tcPr>
            <w:tcW w:w="2929" w:type="dxa"/>
            <w:vAlign w:val="center"/>
          </w:tcPr>
          <w:p w14:paraId="44F55F83"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34 and above</w:t>
            </w:r>
          </w:p>
        </w:tc>
        <w:tc>
          <w:tcPr>
            <w:tcW w:w="1211" w:type="dxa"/>
            <w:vAlign w:val="center"/>
          </w:tcPr>
          <w:p w14:paraId="145E0181"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118 (6.5)</w:t>
            </w:r>
          </w:p>
        </w:tc>
        <w:tc>
          <w:tcPr>
            <w:tcW w:w="2146" w:type="dxa"/>
            <w:vAlign w:val="center"/>
          </w:tcPr>
          <w:p w14:paraId="756C6E54" w14:textId="77777777" w:rsidR="00A75B18" w:rsidRPr="00AB2744" w:rsidRDefault="00A75B18" w:rsidP="00655092">
            <w:pPr>
              <w:pStyle w:val="ListeParagraf"/>
              <w:spacing w:before="0" w:after="40"/>
              <w:rPr>
                <w:rFonts w:cs="Times New Roman"/>
                <w:sz w:val="20"/>
                <w:szCs w:val="20"/>
                <w:lang w:val="en-GB"/>
              </w:rPr>
            </w:pPr>
            <w:r w:rsidRPr="00AB2744">
              <w:rPr>
                <w:rFonts w:cs="Times New Roman"/>
                <w:sz w:val="20"/>
                <w:szCs w:val="20"/>
                <w:lang w:val="en-GB"/>
              </w:rPr>
              <w:t>70 (66-72)</w:t>
            </w:r>
          </w:p>
        </w:tc>
      </w:tr>
      <w:tr w:rsidR="00A75B18" w:rsidRPr="00AB2744" w14:paraId="10EAD3CA" w14:textId="77777777" w:rsidTr="00432D70">
        <w:trPr>
          <w:jc w:val="center"/>
        </w:trPr>
        <w:tc>
          <w:tcPr>
            <w:tcW w:w="4140" w:type="dxa"/>
            <w:gridSpan w:val="2"/>
            <w:vAlign w:val="center"/>
          </w:tcPr>
          <w:p w14:paraId="0EABFC37" w14:textId="77777777" w:rsidR="00A75B18" w:rsidRPr="00AB2744" w:rsidRDefault="00A75B18" w:rsidP="00655092">
            <w:pPr>
              <w:autoSpaceDE w:val="0"/>
              <w:autoSpaceDN w:val="0"/>
              <w:adjustRightInd w:val="0"/>
              <w:spacing w:before="0" w:after="40"/>
              <w:rPr>
                <w:rFonts w:eastAsia="MinionPro-Regular" w:cs="Times New Roman"/>
                <w:sz w:val="20"/>
                <w:szCs w:val="20"/>
                <w:lang w:val="en-GB"/>
              </w:rPr>
            </w:pPr>
            <w:r w:rsidRPr="00AB2744">
              <w:rPr>
                <w:rFonts w:eastAsia="MinionPro-Regular" w:cs="Times New Roman"/>
                <w:sz w:val="20"/>
                <w:szCs w:val="20"/>
                <w:lang w:val="en-GB"/>
              </w:rPr>
              <w:t xml:space="preserve">Test and </w:t>
            </w:r>
            <w:r w:rsidRPr="00AB2744">
              <w:rPr>
                <w:rFonts w:eastAsia="MinionPro-Regular" w:cs="Times New Roman"/>
                <w:i/>
                <w:sz w:val="20"/>
                <w:szCs w:val="20"/>
                <w:lang w:val="en-GB"/>
              </w:rPr>
              <w:t>p</w:t>
            </w:r>
            <w:r w:rsidRPr="00AB2744">
              <w:rPr>
                <w:rFonts w:eastAsia="MinionPro-Regular" w:cs="Times New Roman"/>
                <w:sz w:val="20"/>
                <w:szCs w:val="20"/>
                <w:lang w:val="en-GB"/>
              </w:rPr>
              <w:t xml:space="preserve"> value</w:t>
            </w:r>
          </w:p>
        </w:tc>
        <w:tc>
          <w:tcPr>
            <w:tcW w:w="2146" w:type="dxa"/>
          </w:tcPr>
          <w:p w14:paraId="76F7865F" w14:textId="77777777" w:rsidR="00A75B18" w:rsidRPr="00AB2744" w:rsidRDefault="00A75B18" w:rsidP="00655092">
            <w:pPr>
              <w:pStyle w:val="Default"/>
              <w:spacing w:before="0" w:after="40" w:line="240" w:lineRule="auto"/>
              <w:rPr>
                <w:color w:val="auto"/>
                <w:sz w:val="20"/>
                <w:szCs w:val="20"/>
                <w:lang w:val="en-GB"/>
              </w:rPr>
            </w:pPr>
            <w:r w:rsidRPr="00AB2744">
              <w:rPr>
                <w:color w:val="auto"/>
                <w:sz w:val="20"/>
                <w:szCs w:val="20"/>
                <w:lang w:val="en-GB"/>
              </w:rPr>
              <w:t xml:space="preserve">     KW=1.425 </w:t>
            </w:r>
            <w:r w:rsidRPr="00AB2744">
              <w:rPr>
                <w:i/>
                <w:color w:val="auto"/>
                <w:sz w:val="20"/>
                <w:szCs w:val="20"/>
                <w:lang w:val="en-GB"/>
              </w:rPr>
              <w:t>p</w:t>
            </w:r>
            <w:r w:rsidRPr="00AB2744">
              <w:rPr>
                <w:color w:val="auto"/>
                <w:sz w:val="20"/>
                <w:szCs w:val="20"/>
                <w:lang w:val="en-GB"/>
              </w:rPr>
              <w:t xml:space="preserve">=0.487 </w:t>
            </w:r>
          </w:p>
        </w:tc>
      </w:tr>
      <w:tr w:rsidR="00A75B18" w:rsidRPr="00AB2744" w14:paraId="65F87077" w14:textId="77777777" w:rsidTr="00432D70">
        <w:trPr>
          <w:jc w:val="center"/>
        </w:trPr>
        <w:tc>
          <w:tcPr>
            <w:tcW w:w="2929" w:type="dxa"/>
            <w:vAlign w:val="center"/>
          </w:tcPr>
          <w:p w14:paraId="1BCBA7CE"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Gender</w:t>
            </w:r>
          </w:p>
        </w:tc>
        <w:tc>
          <w:tcPr>
            <w:tcW w:w="1211" w:type="dxa"/>
            <w:vAlign w:val="center"/>
          </w:tcPr>
          <w:p w14:paraId="6EF13EE2" w14:textId="77777777" w:rsidR="00A75B18" w:rsidRPr="00AB2744" w:rsidRDefault="00A75B18" w:rsidP="00655092">
            <w:pPr>
              <w:autoSpaceDE w:val="0"/>
              <w:autoSpaceDN w:val="0"/>
              <w:adjustRightInd w:val="0"/>
              <w:spacing w:before="0" w:after="40"/>
              <w:rPr>
                <w:rFonts w:eastAsia="MinionPro-Regular" w:cs="Times New Roman"/>
                <w:sz w:val="20"/>
                <w:szCs w:val="20"/>
                <w:lang w:val="en-GB"/>
              </w:rPr>
            </w:pPr>
          </w:p>
        </w:tc>
        <w:tc>
          <w:tcPr>
            <w:tcW w:w="2146" w:type="dxa"/>
            <w:vAlign w:val="center"/>
          </w:tcPr>
          <w:p w14:paraId="38065505" w14:textId="77777777" w:rsidR="00A75B18" w:rsidRPr="00AB2744" w:rsidRDefault="00A75B18" w:rsidP="00655092">
            <w:pPr>
              <w:pStyle w:val="ListeParagraf"/>
              <w:spacing w:before="0" w:after="40"/>
              <w:rPr>
                <w:rFonts w:cs="Times New Roman"/>
                <w:sz w:val="20"/>
                <w:szCs w:val="20"/>
                <w:lang w:val="en-GB"/>
              </w:rPr>
            </w:pPr>
          </w:p>
        </w:tc>
      </w:tr>
      <w:tr w:rsidR="00A75B18" w:rsidRPr="00AB2744" w14:paraId="3D179FAC" w14:textId="77777777" w:rsidTr="00432D70">
        <w:trPr>
          <w:jc w:val="center"/>
        </w:trPr>
        <w:tc>
          <w:tcPr>
            <w:tcW w:w="2929" w:type="dxa"/>
            <w:vAlign w:val="center"/>
          </w:tcPr>
          <w:p w14:paraId="06FF624C"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Female</w:t>
            </w:r>
          </w:p>
        </w:tc>
        <w:tc>
          <w:tcPr>
            <w:tcW w:w="1211" w:type="dxa"/>
            <w:vAlign w:val="center"/>
          </w:tcPr>
          <w:p w14:paraId="0E6AA1A7"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326 (90.10)</w:t>
            </w:r>
          </w:p>
        </w:tc>
        <w:tc>
          <w:tcPr>
            <w:tcW w:w="2146" w:type="dxa"/>
            <w:vAlign w:val="center"/>
          </w:tcPr>
          <w:p w14:paraId="2BC8454F"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71 (67-75)</w:t>
            </w:r>
          </w:p>
        </w:tc>
      </w:tr>
      <w:tr w:rsidR="00A75B18" w:rsidRPr="00AB2744" w14:paraId="41DB9393" w14:textId="77777777" w:rsidTr="00432D70">
        <w:trPr>
          <w:jc w:val="center"/>
        </w:trPr>
        <w:tc>
          <w:tcPr>
            <w:tcW w:w="2929" w:type="dxa"/>
            <w:vAlign w:val="center"/>
          </w:tcPr>
          <w:p w14:paraId="4E555742"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Male</w:t>
            </w:r>
          </w:p>
        </w:tc>
        <w:tc>
          <w:tcPr>
            <w:tcW w:w="1211" w:type="dxa"/>
            <w:vAlign w:val="center"/>
          </w:tcPr>
          <w:p w14:paraId="3B016DA5"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194 (9.89)</w:t>
            </w:r>
          </w:p>
        </w:tc>
        <w:tc>
          <w:tcPr>
            <w:tcW w:w="2146" w:type="dxa"/>
            <w:vAlign w:val="center"/>
          </w:tcPr>
          <w:p w14:paraId="40D837A5"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74 (71-78)</w:t>
            </w:r>
          </w:p>
        </w:tc>
      </w:tr>
      <w:tr w:rsidR="00A75B18" w:rsidRPr="00AB2744" w14:paraId="08EF527D" w14:textId="77777777" w:rsidTr="00432D70">
        <w:trPr>
          <w:jc w:val="center"/>
        </w:trPr>
        <w:tc>
          <w:tcPr>
            <w:tcW w:w="4140" w:type="dxa"/>
            <w:gridSpan w:val="2"/>
            <w:vAlign w:val="center"/>
          </w:tcPr>
          <w:p w14:paraId="1FB9580E" w14:textId="77777777" w:rsidR="00A75B18" w:rsidRPr="00AB2744" w:rsidRDefault="00A75B18" w:rsidP="00655092">
            <w:pPr>
              <w:autoSpaceDE w:val="0"/>
              <w:autoSpaceDN w:val="0"/>
              <w:adjustRightInd w:val="0"/>
              <w:spacing w:before="0" w:after="40"/>
              <w:rPr>
                <w:rFonts w:eastAsia="MinionPro-Regular" w:cs="Times New Roman"/>
                <w:sz w:val="20"/>
                <w:szCs w:val="20"/>
                <w:lang w:val="en-GB"/>
              </w:rPr>
            </w:pPr>
            <w:r w:rsidRPr="00AB2744">
              <w:rPr>
                <w:rFonts w:eastAsia="MinionPro-Regular" w:cs="Times New Roman"/>
                <w:sz w:val="20"/>
                <w:szCs w:val="20"/>
                <w:lang w:val="en-GB"/>
              </w:rPr>
              <w:t xml:space="preserve">Test and </w:t>
            </w:r>
            <w:r w:rsidRPr="00AB2744">
              <w:rPr>
                <w:rFonts w:eastAsia="MinionPro-Regular" w:cs="Times New Roman"/>
                <w:i/>
                <w:sz w:val="20"/>
                <w:szCs w:val="20"/>
                <w:lang w:val="en-GB"/>
              </w:rPr>
              <w:t>p</w:t>
            </w:r>
            <w:r w:rsidRPr="00AB2744">
              <w:rPr>
                <w:rFonts w:eastAsia="MinionPro-Regular" w:cs="Times New Roman"/>
                <w:sz w:val="20"/>
                <w:szCs w:val="20"/>
                <w:lang w:val="en-GB"/>
              </w:rPr>
              <w:t xml:space="preserve"> value</w:t>
            </w:r>
          </w:p>
        </w:tc>
        <w:tc>
          <w:tcPr>
            <w:tcW w:w="2146" w:type="dxa"/>
          </w:tcPr>
          <w:p w14:paraId="2473C8E9"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 xml:space="preserve">U=1.34 </w:t>
            </w:r>
            <w:r w:rsidRPr="00AB2744">
              <w:rPr>
                <w:i/>
                <w:color w:val="auto"/>
                <w:sz w:val="20"/>
                <w:szCs w:val="20"/>
                <w:lang w:val="en-GB"/>
              </w:rPr>
              <w:t>p</w:t>
            </w:r>
            <w:r w:rsidRPr="00AB2744">
              <w:rPr>
                <w:color w:val="auto"/>
                <w:sz w:val="20"/>
                <w:szCs w:val="20"/>
                <w:lang w:val="en-GB"/>
              </w:rPr>
              <w:t>=0.247</w:t>
            </w:r>
          </w:p>
        </w:tc>
      </w:tr>
      <w:tr w:rsidR="00A75B18" w:rsidRPr="00AB2744" w14:paraId="0C5CA324" w14:textId="77777777" w:rsidTr="00432D70">
        <w:trPr>
          <w:jc w:val="center"/>
        </w:trPr>
        <w:tc>
          <w:tcPr>
            <w:tcW w:w="2929" w:type="dxa"/>
            <w:vAlign w:val="center"/>
          </w:tcPr>
          <w:p w14:paraId="603C2F98" w14:textId="77777777" w:rsidR="00A75B18" w:rsidRPr="00AB2744" w:rsidRDefault="00A75B18" w:rsidP="00655092">
            <w:pPr>
              <w:pStyle w:val="ListeParagraf"/>
              <w:autoSpaceDE w:val="0"/>
              <w:autoSpaceDN w:val="0"/>
              <w:adjustRightInd w:val="0"/>
              <w:spacing w:before="0" w:after="40"/>
              <w:rPr>
                <w:rFonts w:eastAsia="MinionPro-Regular" w:cs="Times New Roman"/>
                <w:sz w:val="20"/>
                <w:szCs w:val="20"/>
                <w:lang w:val="en-GB"/>
              </w:rPr>
            </w:pPr>
            <w:r w:rsidRPr="00AB2744">
              <w:rPr>
                <w:rFonts w:eastAsia="MinionPro-Regular" w:cs="Times New Roman"/>
                <w:sz w:val="20"/>
                <w:szCs w:val="20"/>
                <w:lang w:val="en-GB"/>
              </w:rPr>
              <w:t>Marital Status</w:t>
            </w:r>
          </w:p>
          <w:p w14:paraId="7FFABE2B" w14:textId="77777777" w:rsidR="00A75B18" w:rsidRPr="00AB2744" w:rsidRDefault="00A75B18" w:rsidP="00655092">
            <w:pPr>
              <w:spacing w:before="0" w:after="40"/>
              <w:rPr>
                <w:rFonts w:cs="Times New Roman"/>
                <w:sz w:val="20"/>
                <w:szCs w:val="20"/>
                <w:lang w:val="en-GB" w:eastAsia="tr-TR"/>
              </w:rPr>
            </w:pPr>
          </w:p>
        </w:tc>
        <w:tc>
          <w:tcPr>
            <w:tcW w:w="1211" w:type="dxa"/>
            <w:vAlign w:val="center"/>
          </w:tcPr>
          <w:p w14:paraId="515E83A9"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p>
        </w:tc>
        <w:tc>
          <w:tcPr>
            <w:tcW w:w="2146" w:type="dxa"/>
            <w:vAlign w:val="center"/>
          </w:tcPr>
          <w:p w14:paraId="31EDD6F8" w14:textId="77777777" w:rsidR="00A75B18" w:rsidRPr="00AB2744" w:rsidRDefault="00A75B18" w:rsidP="00655092">
            <w:pPr>
              <w:pStyle w:val="ListeParagraf"/>
              <w:spacing w:before="0" w:after="40"/>
              <w:jc w:val="center"/>
              <w:rPr>
                <w:rFonts w:cs="Times New Roman"/>
                <w:sz w:val="20"/>
                <w:szCs w:val="20"/>
                <w:lang w:val="en-GB"/>
              </w:rPr>
            </w:pPr>
          </w:p>
        </w:tc>
      </w:tr>
      <w:tr w:rsidR="00A75B18" w:rsidRPr="00AB2744" w14:paraId="033C072A" w14:textId="77777777" w:rsidTr="00432D70">
        <w:trPr>
          <w:jc w:val="center"/>
        </w:trPr>
        <w:tc>
          <w:tcPr>
            <w:tcW w:w="2929" w:type="dxa"/>
            <w:vAlign w:val="center"/>
          </w:tcPr>
          <w:p w14:paraId="58EB54A6"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Married</w:t>
            </w:r>
          </w:p>
        </w:tc>
        <w:tc>
          <w:tcPr>
            <w:tcW w:w="1211" w:type="dxa"/>
            <w:vAlign w:val="center"/>
          </w:tcPr>
          <w:p w14:paraId="571B4376"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420 (82.1)</w:t>
            </w:r>
          </w:p>
        </w:tc>
        <w:tc>
          <w:tcPr>
            <w:tcW w:w="2146" w:type="dxa"/>
            <w:vAlign w:val="center"/>
          </w:tcPr>
          <w:p w14:paraId="4BF7F9EE"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 xml:space="preserve"> 68 (60-74)</w:t>
            </w:r>
          </w:p>
        </w:tc>
      </w:tr>
      <w:tr w:rsidR="00A75B18" w:rsidRPr="00AB2744" w14:paraId="3B66ED1F" w14:textId="77777777" w:rsidTr="00432D70">
        <w:trPr>
          <w:jc w:val="center"/>
        </w:trPr>
        <w:tc>
          <w:tcPr>
            <w:tcW w:w="2929" w:type="dxa"/>
            <w:vAlign w:val="center"/>
          </w:tcPr>
          <w:p w14:paraId="30EB98B8"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Single</w:t>
            </w:r>
          </w:p>
        </w:tc>
        <w:tc>
          <w:tcPr>
            <w:tcW w:w="1211" w:type="dxa"/>
            <w:vAlign w:val="center"/>
          </w:tcPr>
          <w:p w14:paraId="594EA91B"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100 (17.9)</w:t>
            </w:r>
          </w:p>
        </w:tc>
        <w:tc>
          <w:tcPr>
            <w:tcW w:w="2146" w:type="dxa"/>
            <w:vAlign w:val="center"/>
          </w:tcPr>
          <w:p w14:paraId="39BA4E9F"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70 (67-75)</w:t>
            </w:r>
          </w:p>
        </w:tc>
      </w:tr>
      <w:tr w:rsidR="00A75B18" w:rsidRPr="00AB2744" w14:paraId="4C80A0DA" w14:textId="77777777" w:rsidTr="00432D70">
        <w:trPr>
          <w:jc w:val="center"/>
        </w:trPr>
        <w:tc>
          <w:tcPr>
            <w:tcW w:w="4140" w:type="dxa"/>
            <w:gridSpan w:val="2"/>
            <w:vAlign w:val="center"/>
          </w:tcPr>
          <w:p w14:paraId="76A3A369" w14:textId="77777777" w:rsidR="00A75B18" w:rsidRPr="00AB2744" w:rsidRDefault="00A75B18" w:rsidP="00655092">
            <w:pPr>
              <w:autoSpaceDE w:val="0"/>
              <w:autoSpaceDN w:val="0"/>
              <w:adjustRightInd w:val="0"/>
              <w:spacing w:before="0" w:after="40"/>
              <w:rPr>
                <w:rFonts w:eastAsia="MinionPro-Regular" w:cs="Times New Roman"/>
                <w:sz w:val="20"/>
                <w:szCs w:val="20"/>
                <w:lang w:val="en-GB"/>
              </w:rPr>
            </w:pPr>
            <w:r w:rsidRPr="00AB2744">
              <w:rPr>
                <w:rFonts w:eastAsia="MinionPro-Regular" w:cs="Times New Roman"/>
                <w:sz w:val="20"/>
                <w:szCs w:val="20"/>
                <w:lang w:val="en-GB"/>
              </w:rPr>
              <w:t xml:space="preserve">Test and </w:t>
            </w:r>
            <w:r w:rsidRPr="00AB2744">
              <w:rPr>
                <w:rFonts w:eastAsia="MinionPro-Regular" w:cs="Times New Roman"/>
                <w:i/>
                <w:sz w:val="20"/>
                <w:szCs w:val="20"/>
                <w:lang w:val="en-GB"/>
              </w:rPr>
              <w:t>p</w:t>
            </w:r>
            <w:r w:rsidRPr="00AB2744">
              <w:rPr>
                <w:rFonts w:eastAsia="MinionPro-Regular" w:cs="Times New Roman"/>
                <w:sz w:val="20"/>
                <w:szCs w:val="20"/>
                <w:lang w:val="en-GB"/>
              </w:rPr>
              <w:t xml:space="preserve"> value</w:t>
            </w:r>
          </w:p>
        </w:tc>
        <w:tc>
          <w:tcPr>
            <w:tcW w:w="2146" w:type="dxa"/>
          </w:tcPr>
          <w:p w14:paraId="7EC0FB96"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U=0.587=0.553</w:t>
            </w:r>
          </w:p>
        </w:tc>
      </w:tr>
      <w:tr w:rsidR="00A75B18" w:rsidRPr="00AB2744" w14:paraId="0E0E81AF" w14:textId="77777777" w:rsidTr="00432D70">
        <w:trPr>
          <w:jc w:val="center"/>
        </w:trPr>
        <w:tc>
          <w:tcPr>
            <w:tcW w:w="2929" w:type="dxa"/>
            <w:vAlign w:val="center"/>
          </w:tcPr>
          <w:p w14:paraId="7DA7B2AB" w14:textId="77777777" w:rsidR="00A75B18" w:rsidRPr="00AB2744" w:rsidRDefault="00A75B18" w:rsidP="00655092">
            <w:pPr>
              <w:pStyle w:val="ListeParagraf"/>
              <w:autoSpaceDE w:val="0"/>
              <w:autoSpaceDN w:val="0"/>
              <w:adjustRightInd w:val="0"/>
              <w:spacing w:before="0" w:after="40"/>
              <w:ind w:left="0"/>
              <w:rPr>
                <w:rFonts w:eastAsia="MinionPro-Regular" w:cs="Times New Roman"/>
                <w:sz w:val="20"/>
                <w:szCs w:val="20"/>
                <w:lang w:val="en-GB"/>
              </w:rPr>
            </w:pPr>
            <w:r w:rsidRPr="00AB2744">
              <w:rPr>
                <w:rFonts w:eastAsia="MinionPro-Regular" w:cs="Times New Roman"/>
                <w:sz w:val="20"/>
                <w:szCs w:val="20"/>
                <w:lang w:val="en-GB"/>
              </w:rPr>
              <w:t>Level of Education</w:t>
            </w:r>
          </w:p>
        </w:tc>
        <w:tc>
          <w:tcPr>
            <w:tcW w:w="1211" w:type="dxa"/>
            <w:vAlign w:val="center"/>
          </w:tcPr>
          <w:p w14:paraId="257E4468" w14:textId="77777777" w:rsidR="00A75B18" w:rsidRPr="00AB2744" w:rsidRDefault="00A75B18" w:rsidP="00655092">
            <w:pPr>
              <w:autoSpaceDE w:val="0"/>
              <w:autoSpaceDN w:val="0"/>
              <w:adjustRightInd w:val="0"/>
              <w:spacing w:before="0" w:after="40"/>
              <w:rPr>
                <w:rFonts w:eastAsia="MinionPro-Regular" w:cs="Times New Roman"/>
                <w:sz w:val="20"/>
                <w:szCs w:val="20"/>
                <w:lang w:val="en-GB"/>
              </w:rPr>
            </w:pPr>
          </w:p>
        </w:tc>
        <w:tc>
          <w:tcPr>
            <w:tcW w:w="2146" w:type="dxa"/>
            <w:vAlign w:val="center"/>
          </w:tcPr>
          <w:p w14:paraId="78130E0A" w14:textId="77777777" w:rsidR="00A75B18" w:rsidRPr="00AB2744" w:rsidRDefault="00A75B18" w:rsidP="00655092">
            <w:pPr>
              <w:pStyle w:val="ListeParagraf"/>
              <w:spacing w:before="0" w:after="40"/>
              <w:rPr>
                <w:rFonts w:cs="Times New Roman"/>
                <w:sz w:val="20"/>
                <w:szCs w:val="20"/>
                <w:lang w:val="en-GB"/>
              </w:rPr>
            </w:pPr>
          </w:p>
        </w:tc>
      </w:tr>
      <w:tr w:rsidR="00A75B18" w:rsidRPr="00AB2744" w14:paraId="3DDC0E8E" w14:textId="77777777" w:rsidTr="00432D70">
        <w:trPr>
          <w:jc w:val="center"/>
        </w:trPr>
        <w:tc>
          <w:tcPr>
            <w:tcW w:w="2929" w:type="dxa"/>
            <w:vAlign w:val="center"/>
          </w:tcPr>
          <w:p w14:paraId="5D91C75A" w14:textId="77777777" w:rsidR="00A75B18" w:rsidRPr="00AB2744" w:rsidRDefault="00A75B18" w:rsidP="00655092">
            <w:pPr>
              <w:pStyle w:val="ListeParagraf"/>
              <w:numPr>
                <w:ilvl w:val="0"/>
                <w:numId w:val="3"/>
              </w:numPr>
              <w:spacing w:before="0" w:after="40"/>
              <w:ind w:left="0"/>
              <w:jc w:val="left"/>
              <w:rPr>
                <w:rFonts w:cs="Times New Roman"/>
                <w:sz w:val="20"/>
                <w:szCs w:val="20"/>
                <w:lang w:val="en-GB"/>
              </w:rPr>
            </w:pPr>
            <w:r w:rsidRPr="00AB2744">
              <w:rPr>
                <w:rFonts w:cs="Times New Roman"/>
                <w:sz w:val="20"/>
                <w:szCs w:val="20"/>
                <w:lang w:val="en-GB"/>
              </w:rPr>
              <w:t>Health vocational high school</w:t>
            </w:r>
          </w:p>
        </w:tc>
        <w:tc>
          <w:tcPr>
            <w:tcW w:w="1211" w:type="dxa"/>
            <w:vAlign w:val="center"/>
          </w:tcPr>
          <w:p w14:paraId="3C99AB0D"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172 (38.02)</w:t>
            </w:r>
          </w:p>
        </w:tc>
        <w:tc>
          <w:tcPr>
            <w:tcW w:w="2146" w:type="dxa"/>
            <w:vAlign w:val="center"/>
          </w:tcPr>
          <w:p w14:paraId="6E43E604"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10 (6-16)</w:t>
            </w:r>
          </w:p>
        </w:tc>
      </w:tr>
      <w:tr w:rsidR="00A75B18" w:rsidRPr="00AB2744" w14:paraId="118B723F" w14:textId="77777777" w:rsidTr="00432D70">
        <w:trPr>
          <w:jc w:val="center"/>
        </w:trPr>
        <w:tc>
          <w:tcPr>
            <w:tcW w:w="2929" w:type="dxa"/>
            <w:vAlign w:val="center"/>
          </w:tcPr>
          <w:p w14:paraId="3E273507" w14:textId="77777777" w:rsidR="00A75B18" w:rsidRPr="00AB2744" w:rsidRDefault="00A75B18" w:rsidP="00655092">
            <w:pPr>
              <w:pStyle w:val="ListeParagraf"/>
              <w:numPr>
                <w:ilvl w:val="0"/>
                <w:numId w:val="3"/>
              </w:numPr>
              <w:spacing w:before="0" w:after="40"/>
              <w:ind w:left="0"/>
              <w:jc w:val="left"/>
              <w:rPr>
                <w:rFonts w:cs="Times New Roman"/>
                <w:sz w:val="20"/>
                <w:szCs w:val="20"/>
                <w:lang w:val="en-GB"/>
              </w:rPr>
            </w:pPr>
            <w:r w:rsidRPr="00AB2744">
              <w:rPr>
                <w:rFonts w:cs="Times New Roman"/>
                <w:sz w:val="20"/>
                <w:szCs w:val="20"/>
                <w:lang w:val="en-GB"/>
              </w:rPr>
              <w:t>Associate degree</w:t>
            </w:r>
          </w:p>
        </w:tc>
        <w:tc>
          <w:tcPr>
            <w:tcW w:w="1211" w:type="dxa"/>
            <w:vAlign w:val="center"/>
          </w:tcPr>
          <w:p w14:paraId="012A2669"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100 (11.97)</w:t>
            </w:r>
          </w:p>
        </w:tc>
        <w:tc>
          <w:tcPr>
            <w:tcW w:w="2146" w:type="dxa"/>
            <w:vAlign w:val="center"/>
          </w:tcPr>
          <w:p w14:paraId="49104DF4"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12 (7-10)</w:t>
            </w:r>
          </w:p>
        </w:tc>
      </w:tr>
      <w:tr w:rsidR="00A75B18" w:rsidRPr="00AB2744" w14:paraId="4F68ADD5" w14:textId="77777777" w:rsidTr="00432D70">
        <w:trPr>
          <w:jc w:val="center"/>
        </w:trPr>
        <w:tc>
          <w:tcPr>
            <w:tcW w:w="2929" w:type="dxa"/>
            <w:vAlign w:val="center"/>
          </w:tcPr>
          <w:p w14:paraId="2DAA8958" w14:textId="77777777" w:rsidR="00A75B18" w:rsidRPr="00AB2744" w:rsidRDefault="00A75B18" w:rsidP="00655092">
            <w:pPr>
              <w:pStyle w:val="ListeParagraf"/>
              <w:numPr>
                <w:ilvl w:val="0"/>
                <w:numId w:val="3"/>
              </w:numPr>
              <w:spacing w:before="0" w:after="40"/>
              <w:ind w:left="0"/>
              <w:jc w:val="left"/>
              <w:rPr>
                <w:rFonts w:cs="Times New Roman"/>
                <w:sz w:val="20"/>
                <w:szCs w:val="20"/>
                <w:lang w:val="en-GB"/>
              </w:rPr>
            </w:pPr>
            <w:r w:rsidRPr="00AB2744">
              <w:rPr>
                <w:rFonts w:cs="Times New Roman"/>
                <w:sz w:val="20"/>
                <w:szCs w:val="20"/>
                <w:lang w:val="en-GB"/>
              </w:rPr>
              <w:t>Licence</w:t>
            </w:r>
          </w:p>
        </w:tc>
        <w:tc>
          <w:tcPr>
            <w:tcW w:w="1211" w:type="dxa"/>
            <w:vAlign w:val="center"/>
          </w:tcPr>
          <w:p w14:paraId="0263C020"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223 (45.31)</w:t>
            </w:r>
          </w:p>
        </w:tc>
        <w:tc>
          <w:tcPr>
            <w:tcW w:w="2146" w:type="dxa"/>
            <w:vAlign w:val="center"/>
          </w:tcPr>
          <w:p w14:paraId="47CE4638"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11 (8-19)</w:t>
            </w:r>
          </w:p>
        </w:tc>
      </w:tr>
      <w:tr w:rsidR="00A75B18" w:rsidRPr="00AB2744" w14:paraId="1DCC3A2E" w14:textId="77777777" w:rsidTr="00432D70">
        <w:trPr>
          <w:jc w:val="center"/>
        </w:trPr>
        <w:tc>
          <w:tcPr>
            <w:tcW w:w="2929" w:type="dxa"/>
            <w:vAlign w:val="center"/>
          </w:tcPr>
          <w:p w14:paraId="7DE1ACE7" w14:textId="77777777" w:rsidR="00A75B18" w:rsidRPr="00AB2744" w:rsidRDefault="00A75B18" w:rsidP="00655092">
            <w:pPr>
              <w:spacing w:before="0" w:after="40"/>
              <w:rPr>
                <w:rFonts w:cs="Times New Roman"/>
                <w:sz w:val="20"/>
                <w:szCs w:val="20"/>
                <w:lang w:val="en-GB"/>
              </w:rPr>
            </w:pPr>
            <w:r w:rsidRPr="00AB2744">
              <w:rPr>
                <w:rFonts w:cs="Times New Roman"/>
                <w:sz w:val="20"/>
                <w:szCs w:val="20"/>
                <w:lang w:val="en-GB"/>
              </w:rPr>
              <w:t>Postgraduate</w:t>
            </w:r>
          </w:p>
        </w:tc>
        <w:tc>
          <w:tcPr>
            <w:tcW w:w="1211" w:type="dxa"/>
            <w:vAlign w:val="center"/>
          </w:tcPr>
          <w:p w14:paraId="55B302AB"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5 (4.68)</w:t>
            </w:r>
          </w:p>
        </w:tc>
        <w:tc>
          <w:tcPr>
            <w:tcW w:w="2146" w:type="dxa"/>
            <w:vAlign w:val="center"/>
          </w:tcPr>
          <w:p w14:paraId="4F7A3190"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9 (8-16)</w:t>
            </w:r>
          </w:p>
        </w:tc>
      </w:tr>
      <w:tr w:rsidR="00A75B18" w:rsidRPr="00AB2744" w14:paraId="63A5C8B9" w14:textId="77777777" w:rsidTr="00432D70">
        <w:trPr>
          <w:jc w:val="center"/>
        </w:trPr>
        <w:tc>
          <w:tcPr>
            <w:tcW w:w="4140" w:type="dxa"/>
            <w:gridSpan w:val="2"/>
            <w:vAlign w:val="center"/>
          </w:tcPr>
          <w:p w14:paraId="3EE0BA85" w14:textId="77777777" w:rsidR="00A75B18" w:rsidRPr="00AB2744" w:rsidRDefault="00A75B18" w:rsidP="00655092">
            <w:pPr>
              <w:pStyle w:val="Default"/>
              <w:spacing w:before="0" w:after="40" w:line="240" w:lineRule="auto"/>
              <w:rPr>
                <w:color w:val="auto"/>
                <w:sz w:val="20"/>
                <w:szCs w:val="20"/>
                <w:lang w:val="en-GB"/>
              </w:rPr>
            </w:pPr>
            <w:r w:rsidRPr="00AB2744">
              <w:rPr>
                <w:rFonts w:eastAsia="MinionPro-Regular"/>
                <w:color w:val="auto"/>
                <w:sz w:val="20"/>
                <w:szCs w:val="20"/>
                <w:lang w:val="en-GB"/>
              </w:rPr>
              <w:t>Test and</w:t>
            </w:r>
            <w:r w:rsidRPr="00AB2744">
              <w:rPr>
                <w:rFonts w:eastAsia="MinionPro-Regular"/>
                <w:i/>
                <w:color w:val="auto"/>
                <w:sz w:val="20"/>
                <w:szCs w:val="20"/>
                <w:lang w:val="en-GB"/>
              </w:rPr>
              <w:t xml:space="preserve"> p</w:t>
            </w:r>
            <w:r w:rsidRPr="00AB2744">
              <w:rPr>
                <w:rFonts w:eastAsia="MinionPro-Regular"/>
                <w:color w:val="auto"/>
                <w:sz w:val="20"/>
                <w:szCs w:val="20"/>
                <w:lang w:val="en-GB"/>
              </w:rPr>
              <w:t xml:space="preserve"> value</w:t>
            </w:r>
          </w:p>
        </w:tc>
        <w:tc>
          <w:tcPr>
            <w:tcW w:w="2146" w:type="dxa"/>
          </w:tcPr>
          <w:p w14:paraId="4E6068EA"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 xml:space="preserve">KW=2.327 </w:t>
            </w:r>
            <w:r w:rsidRPr="00AB2744">
              <w:rPr>
                <w:i/>
                <w:color w:val="auto"/>
                <w:sz w:val="20"/>
                <w:szCs w:val="20"/>
                <w:lang w:val="en-GB"/>
              </w:rPr>
              <w:t>p</w:t>
            </w:r>
            <w:r w:rsidRPr="00AB2744">
              <w:rPr>
                <w:color w:val="auto"/>
                <w:sz w:val="20"/>
                <w:szCs w:val="20"/>
                <w:lang w:val="en-GB"/>
              </w:rPr>
              <w:t>=0.507</w:t>
            </w:r>
          </w:p>
        </w:tc>
      </w:tr>
      <w:tr w:rsidR="00A75B18" w:rsidRPr="00AB2744" w14:paraId="54A6489B" w14:textId="77777777" w:rsidTr="00432D70">
        <w:trPr>
          <w:jc w:val="center"/>
        </w:trPr>
        <w:tc>
          <w:tcPr>
            <w:tcW w:w="2929" w:type="dxa"/>
            <w:vAlign w:val="center"/>
          </w:tcPr>
          <w:p w14:paraId="6A125ABD" w14:textId="77777777" w:rsidR="00A75B18" w:rsidRPr="00AB2744" w:rsidRDefault="00A75B18" w:rsidP="00655092">
            <w:pPr>
              <w:spacing w:before="0" w:after="40"/>
              <w:rPr>
                <w:rFonts w:cs="Times New Roman"/>
                <w:sz w:val="20"/>
                <w:szCs w:val="20"/>
                <w:lang w:val="en-GB"/>
              </w:rPr>
            </w:pPr>
            <w:r w:rsidRPr="00AB2744">
              <w:rPr>
                <w:rFonts w:cs="Times New Roman"/>
                <w:sz w:val="20"/>
                <w:szCs w:val="20"/>
                <w:lang w:val="en-GB"/>
              </w:rPr>
              <w:t>Number of children</w:t>
            </w:r>
          </w:p>
        </w:tc>
        <w:tc>
          <w:tcPr>
            <w:tcW w:w="1211" w:type="dxa"/>
            <w:vAlign w:val="center"/>
          </w:tcPr>
          <w:p w14:paraId="5D2FF653" w14:textId="77777777" w:rsidR="00A75B18" w:rsidRPr="00AB2744" w:rsidRDefault="00A75B18" w:rsidP="00655092">
            <w:pPr>
              <w:autoSpaceDE w:val="0"/>
              <w:autoSpaceDN w:val="0"/>
              <w:adjustRightInd w:val="0"/>
              <w:spacing w:before="0" w:after="40"/>
              <w:rPr>
                <w:rFonts w:eastAsia="MinionPro-Regular" w:cs="Times New Roman"/>
                <w:sz w:val="20"/>
                <w:szCs w:val="20"/>
                <w:lang w:val="en-GB"/>
              </w:rPr>
            </w:pPr>
          </w:p>
        </w:tc>
        <w:tc>
          <w:tcPr>
            <w:tcW w:w="2146" w:type="dxa"/>
            <w:vAlign w:val="center"/>
          </w:tcPr>
          <w:p w14:paraId="1409BD0D" w14:textId="77777777" w:rsidR="00A75B18" w:rsidRPr="00AB2744" w:rsidRDefault="00A75B18" w:rsidP="00655092">
            <w:pPr>
              <w:pStyle w:val="ListeParagraf"/>
              <w:spacing w:before="0" w:after="40"/>
              <w:rPr>
                <w:rFonts w:cs="Times New Roman"/>
                <w:sz w:val="20"/>
                <w:szCs w:val="20"/>
                <w:lang w:val="en-GB"/>
              </w:rPr>
            </w:pPr>
          </w:p>
        </w:tc>
      </w:tr>
      <w:tr w:rsidR="00A75B18" w:rsidRPr="00AB2744" w14:paraId="268E73DD" w14:textId="77777777" w:rsidTr="00432D70">
        <w:trPr>
          <w:jc w:val="center"/>
        </w:trPr>
        <w:tc>
          <w:tcPr>
            <w:tcW w:w="2929" w:type="dxa"/>
            <w:vAlign w:val="center"/>
          </w:tcPr>
          <w:p w14:paraId="0A3C3495" w14:textId="77777777" w:rsidR="00A75B18" w:rsidRPr="00AB2744" w:rsidRDefault="00A75B18" w:rsidP="00655092">
            <w:pPr>
              <w:spacing w:before="0" w:after="40"/>
              <w:rPr>
                <w:rFonts w:cs="Times New Roman"/>
                <w:sz w:val="20"/>
                <w:szCs w:val="20"/>
                <w:lang w:val="en-GB"/>
              </w:rPr>
            </w:pPr>
            <w:r w:rsidRPr="00AB2744">
              <w:rPr>
                <w:rFonts w:cs="Times New Roman"/>
                <w:sz w:val="20"/>
                <w:szCs w:val="20"/>
                <w:lang w:val="en-GB"/>
              </w:rPr>
              <w:lastRenderedPageBreak/>
              <w:t>0</w:t>
            </w:r>
          </w:p>
        </w:tc>
        <w:tc>
          <w:tcPr>
            <w:tcW w:w="1211" w:type="dxa"/>
            <w:vAlign w:val="center"/>
          </w:tcPr>
          <w:p w14:paraId="42B9FC8A"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76 (18.39)</w:t>
            </w:r>
          </w:p>
        </w:tc>
        <w:tc>
          <w:tcPr>
            <w:tcW w:w="2146" w:type="dxa"/>
            <w:vAlign w:val="center"/>
          </w:tcPr>
          <w:p w14:paraId="741A0DC0"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12 (19-26)</w:t>
            </w:r>
          </w:p>
        </w:tc>
      </w:tr>
      <w:tr w:rsidR="00A75B18" w:rsidRPr="00AB2744" w14:paraId="568DED7E" w14:textId="77777777" w:rsidTr="00432D70">
        <w:trPr>
          <w:jc w:val="center"/>
        </w:trPr>
        <w:tc>
          <w:tcPr>
            <w:tcW w:w="2929" w:type="dxa"/>
            <w:vAlign w:val="center"/>
          </w:tcPr>
          <w:p w14:paraId="41FFBB87" w14:textId="77777777" w:rsidR="00A75B18" w:rsidRPr="00AB2744" w:rsidRDefault="00A75B18" w:rsidP="00655092">
            <w:pPr>
              <w:spacing w:before="0" w:after="40"/>
              <w:rPr>
                <w:rFonts w:cs="Times New Roman"/>
                <w:sz w:val="20"/>
                <w:szCs w:val="20"/>
                <w:lang w:val="en-GB"/>
              </w:rPr>
            </w:pPr>
            <w:r w:rsidRPr="00AB2744">
              <w:rPr>
                <w:rFonts w:cs="Times New Roman"/>
                <w:sz w:val="20"/>
                <w:szCs w:val="20"/>
                <w:lang w:val="en-GB"/>
              </w:rPr>
              <w:t>1</w:t>
            </w:r>
          </w:p>
        </w:tc>
        <w:tc>
          <w:tcPr>
            <w:tcW w:w="1211" w:type="dxa"/>
            <w:vAlign w:val="center"/>
          </w:tcPr>
          <w:p w14:paraId="0ACA0682"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123 (11.3)</w:t>
            </w:r>
          </w:p>
        </w:tc>
        <w:tc>
          <w:tcPr>
            <w:tcW w:w="2146" w:type="dxa"/>
            <w:vAlign w:val="center"/>
          </w:tcPr>
          <w:p w14:paraId="03686240"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14 (10-20)</w:t>
            </w:r>
          </w:p>
        </w:tc>
      </w:tr>
      <w:tr w:rsidR="00A75B18" w:rsidRPr="00AB2744" w14:paraId="4CF54EB9" w14:textId="77777777" w:rsidTr="00432D70">
        <w:trPr>
          <w:trHeight w:val="148"/>
          <w:jc w:val="center"/>
        </w:trPr>
        <w:tc>
          <w:tcPr>
            <w:tcW w:w="2929" w:type="dxa"/>
            <w:vAlign w:val="center"/>
          </w:tcPr>
          <w:p w14:paraId="1DDCD61D" w14:textId="77777777" w:rsidR="00A75B18" w:rsidRPr="00AB2744" w:rsidRDefault="00A75B18" w:rsidP="00655092">
            <w:pPr>
              <w:spacing w:before="0" w:after="40"/>
              <w:rPr>
                <w:rFonts w:cs="Times New Roman"/>
                <w:sz w:val="20"/>
                <w:szCs w:val="20"/>
                <w:lang w:val="en-GB"/>
              </w:rPr>
            </w:pPr>
            <w:r w:rsidRPr="00AB2744">
              <w:rPr>
                <w:rFonts w:cs="Times New Roman"/>
                <w:sz w:val="20"/>
                <w:szCs w:val="20"/>
                <w:lang w:val="en-GB"/>
              </w:rPr>
              <w:t>2 and above</w:t>
            </w:r>
          </w:p>
        </w:tc>
        <w:tc>
          <w:tcPr>
            <w:tcW w:w="1211" w:type="dxa"/>
            <w:vAlign w:val="center"/>
          </w:tcPr>
          <w:p w14:paraId="3C0EDA1F" w14:textId="77777777" w:rsidR="00A75B18" w:rsidRPr="00AB2744" w:rsidRDefault="00A75B18" w:rsidP="00655092">
            <w:pPr>
              <w:autoSpaceDE w:val="0"/>
              <w:autoSpaceDN w:val="0"/>
              <w:adjustRightInd w:val="0"/>
              <w:spacing w:before="0" w:after="40"/>
              <w:jc w:val="center"/>
              <w:rPr>
                <w:rFonts w:eastAsia="MinionPro-Regular" w:cs="Times New Roman"/>
                <w:sz w:val="20"/>
                <w:szCs w:val="20"/>
                <w:lang w:val="en-GB"/>
              </w:rPr>
            </w:pPr>
            <w:r w:rsidRPr="00AB2744">
              <w:rPr>
                <w:rFonts w:eastAsia="MinionPro-Regular" w:cs="Times New Roman"/>
                <w:sz w:val="20"/>
                <w:szCs w:val="20"/>
                <w:lang w:val="en-GB"/>
              </w:rPr>
              <w:t>321 (70.31)</w:t>
            </w:r>
          </w:p>
        </w:tc>
        <w:tc>
          <w:tcPr>
            <w:tcW w:w="2146" w:type="dxa"/>
            <w:vAlign w:val="center"/>
          </w:tcPr>
          <w:p w14:paraId="20D2AAF5"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9 (6-16)</w:t>
            </w:r>
          </w:p>
        </w:tc>
      </w:tr>
      <w:tr w:rsidR="00A75B18" w:rsidRPr="00AB2744" w14:paraId="32535ED1" w14:textId="77777777" w:rsidTr="00432D70">
        <w:trPr>
          <w:trHeight w:val="148"/>
          <w:jc w:val="center"/>
        </w:trPr>
        <w:tc>
          <w:tcPr>
            <w:tcW w:w="4140" w:type="dxa"/>
            <w:gridSpan w:val="2"/>
            <w:tcBorders>
              <w:bottom w:val="single" w:sz="4" w:space="0" w:color="auto"/>
            </w:tcBorders>
            <w:vAlign w:val="center"/>
          </w:tcPr>
          <w:p w14:paraId="79D9E140" w14:textId="77777777" w:rsidR="00A75B18" w:rsidRPr="00AB2744" w:rsidRDefault="00A75B18" w:rsidP="00655092">
            <w:pPr>
              <w:autoSpaceDE w:val="0"/>
              <w:autoSpaceDN w:val="0"/>
              <w:adjustRightInd w:val="0"/>
              <w:spacing w:before="0" w:after="40"/>
              <w:rPr>
                <w:rFonts w:eastAsia="MinionPro-Regular" w:cs="Times New Roman"/>
                <w:sz w:val="20"/>
                <w:szCs w:val="20"/>
                <w:lang w:val="en-GB"/>
              </w:rPr>
            </w:pPr>
            <w:r w:rsidRPr="00AB2744">
              <w:rPr>
                <w:rFonts w:eastAsia="MinionPro-Regular" w:cs="Times New Roman"/>
                <w:sz w:val="20"/>
                <w:szCs w:val="20"/>
                <w:lang w:val="en-GB"/>
              </w:rPr>
              <w:t xml:space="preserve">Test and </w:t>
            </w:r>
            <w:r w:rsidRPr="00AB2744">
              <w:rPr>
                <w:rFonts w:eastAsia="MinionPro-Regular" w:cs="Times New Roman"/>
                <w:i/>
                <w:sz w:val="20"/>
                <w:szCs w:val="20"/>
                <w:lang w:val="en-GB"/>
              </w:rPr>
              <w:t>p</w:t>
            </w:r>
            <w:r w:rsidRPr="00AB2744">
              <w:rPr>
                <w:rFonts w:eastAsia="MinionPro-Regular" w:cs="Times New Roman"/>
                <w:sz w:val="20"/>
                <w:szCs w:val="20"/>
                <w:lang w:val="en-GB"/>
              </w:rPr>
              <w:t xml:space="preserve"> value</w:t>
            </w:r>
          </w:p>
        </w:tc>
        <w:tc>
          <w:tcPr>
            <w:tcW w:w="2146" w:type="dxa"/>
            <w:tcBorders>
              <w:bottom w:val="single" w:sz="4" w:space="0" w:color="auto"/>
            </w:tcBorders>
          </w:tcPr>
          <w:p w14:paraId="36A3507B" w14:textId="77777777" w:rsidR="00A75B18" w:rsidRPr="00AB2744" w:rsidRDefault="00A75B18" w:rsidP="00655092">
            <w:pPr>
              <w:pStyle w:val="Default"/>
              <w:spacing w:before="0" w:after="40" w:line="240" w:lineRule="auto"/>
              <w:jc w:val="center"/>
              <w:rPr>
                <w:color w:val="auto"/>
                <w:sz w:val="20"/>
                <w:szCs w:val="20"/>
                <w:lang w:val="en-GB"/>
              </w:rPr>
            </w:pPr>
            <w:r w:rsidRPr="00AB2744">
              <w:rPr>
                <w:color w:val="auto"/>
                <w:sz w:val="20"/>
                <w:szCs w:val="20"/>
                <w:lang w:val="en-GB"/>
              </w:rPr>
              <w:t xml:space="preserve">KW=3.828 </w:t>
            </w:r>
            <w:r w:rsidRPr="00AB2744">
              <w:rPr>
                <w:i/>
                <w:color w:val="auto"/>
                <w:sz w:val="20"/>
                <w:szCs w:val="20"/>
                <w:lang w:val="en-GB"/>
              </w:rPr>
              <w:t>p</w:t>
            </w:r>
            <w:r w:rsidRPr="00AB2744">
              <w:rPr>
                <w:color w:val="auto"/>
                <w:sz w:val="20"/>
                <w:szCs w:val="20"/>
                <w:lang w:val="en-GB"/>
              </w:rPr>
              <w:t>=0.147</w:t>
            </w:r>
          </w:p>
        </w:tc>
      </w:tr>
      <w:tr w:rsidR="00A75B18" w:rsidRPr="00AB2744" w14:paraId="3AB4BAE7" w14:textId="77777777" w:rsidTr="00432D70">
        <w:trPr>
          <w:trHeight w:val="148"/>
          <w:jc w:val="center"/>
        </w:trPr>
        <w:tc>
          <w:tcPr>
            <w:tcW w:w="6286" w:type="dxa"/>
            <w:gridSpan w:val="3"/>
            <w:tcBorders>
              <w:top w:val="single" w:sz="4" w:space="0" w:color="auto"/>
            </w:tcBorders>
            <w:vAlign w:val="center"/>
          </w:tcPr>
          <w:p w14:paraId="4369537D" w14:textId="77777777" w:rsidR="00A75B18" w:rsidRPr="00A736E9" w:rsidRDefault="00A75B18" w:rsidP="00A736E9">
            <w:pPr>
              <w:pStyle w:val="BodyA"/>
              <w:spacing w:afterLines="40" w:after="96" w:line="240" w:lineRule="auto"/>
              <w:jc w:val="both"/>
              <w:rPr>
                <w:rFonts w:ascii="Times New Roman" w:hAnsi="Times New Roman" w:cs="Times New Roman"/>
                <w:color w:val="auto"/>
                <w:sz w:val="18"/>
                <w:szCs w:val="18"/>
              </w:rPr>
            </w:pPr>
            <w:r w:rsidRPr="00922995">
              <w:rPr>
                <w:rFonts w:ascii="Times New Roman" w:hAnsi="Times New Roman" w:cs="Times New Roman"/>
                <w:color w:val="auto"/>
                <w:sz w:val="18"/>
                <w:szCs w:val="18"/>
              </w:rPr>
              <w:t xml:space="preserve">U=Mann Whitney U Test, KW=Kruskal Wallis Test, sd=Standard Deviation, Q2= Median, Q1= 25th percentile, Q3= 75th percentile </w:t>
            </w:r>
            <w:r w:rsidRPr="00922995">
              <w:rPr>
                <w:rFonts w:ascii="Times New Roman" w:hAnsi="Times New Roman" w:cs="Times New Roman"/>
                <w:i/>
                <w:color w:val="auto"/>
                <w:sz w:val="18"/>
                <w:szCs w:val="18"/>
              </w:rPr>
              <w:t>p</w:t>
            </w:r>
            <w:r w:rsidRPr="00922995">
              <w:rPr>
                <w:rFonts w:ascii="Times New Roman" w:hAnsi="Times New Roman" w:cs="Times New Roman"/>
                <w:color w:val="auto"/>
                <w:sz w:val="18"/>
                <w:szCs w:val="18"/>
              </w:rPr>
              <w:t>= Significance</w:t>
            </w:r>
          </w:p>
        </w:tc>
      </w:tr>
    </w:tbl>
    <w:p w14:paraId="4272F740" w14:textId="77777777" w:rsidR="00A75B18" w:rsidRPr="008C388F" w:rsidRDefault="00A75B18" w:rsidP="00A75B18">
      <w:pPr>
        <w:rPr>
          <w:lang w:val="en-US"/>
        </w:rPr>
      </w:pPr>
      <w:r w:rsidRPr="00EF17DF">
        <w:rPr>
          <w:lang w:val="en-US"/>
        </w:rPr>
        <w:t>According to the sociodemographic characteristics of the nurses participating in the study</w:t>
      </w:r>
      <w:r>
        <w:rPr>
          <w:lang w:val="en-US"/>
        </w:rPr>
        <w:t xml:space="preserve">; </w:t>
      </w:r>
      <w:r w:rsidRPr="008C388F">
        <w:rPr>
          <w:lang w:val="en-US"/>
        </w:rPr>
        <w:t>62% of the nurses work in public hospitals, 82.2% work in pediatric clinics and 17.1% work in other clinics (internal medicine, surgery, gynecology, etc.). 45.31% of nurses working in pediatrics and other clinics have been serving in the profession for 10-14 years.</w:t>
      </w:r>
    </w:p>
    <w:p w14:paraId="4F842917" w14:textId="77777777" w:rsidR="00A75B18" w:rsidRDefault="00A75B18" w:rsidP="00A75B18">
      <w:pPr>
        <w:rPr>
          <w:lang w:val="en-US"/>
        </w:rPr>
      </w:pPr>
      <w:r w:rsidRPr="00922995">
        <w:rPr>
          <w:lang w:val="en-US"/>
        </w:rPr>
        <w:t xml:space="preserve">Those whose service period in the ward they work in is between 0-4 years constitute 64.06%, and it was determined that 19.79% of the nurses chose their profession unwillingly, and 88.7% reluctantly chose the department they work in. There is a statistically significant difference between nurses' profession preference and the compassion scale (U=9.51 </w:t>
      </w:r>
      <w:r w:rsidRPr="00922995">
        <w:rPr>
          <w:i/>
          <w:lang w:val="en-US"/>
        </w:rPr>
        <w:t>p</w:t>
      </w:r>
      <w:r w:rsidRPr="00922995">
        <w:rPr>
          <w:lang w:val="en-US"/>
        </w:rPr>
        <w:t>=0.00). However, there is no significant difference between the institution they work in, the service they work in, the total professional service period, the service period in the service they work in, and the compassion scale by choosing the department they work in willingly (</w:t>
      </w:r>
      <w:r w:rsidRPr="00922995">
        <w:rPr>
          <w:i/>
          <w:lang w:val="en-US"/>
        </w:rPr>
        <w:t>p</w:t>
      </w:r>
      <w:r w:rsidRPr="00922995">
        <w:rPr>
          <w:lang w:val="en-US"/>
        </w:rPr>
        <w:t xml:space="preserve">&gt;0.05). There is a statistically significant difference between the service where nurses working in pediatrics and other clinics work and the compassion scale (KW=2.078 </w:t>
      </w:r>
      <w:r w:rsidRPr="00922995">
        <w:rPr>
          <w:i/>
          <w:lang w:val="en-US"/>
        </w:rPr>
        <w:t>p</w:t>
      </w:r>
      <w:r w:rsidRPr="00922995">
        <w:rPr>
          <w:lang w:val="en-US"/>
        </w:rPr>
        <w:t xml:space="preserve">=0.005). It was found that nurses working in the pediatric clinic had significantly lower scores on the compassion scale than nurses working in other clinics. A statistically significant difference was found between profession preference (U=9.51 </w:t>
      </w:r>
      <w:r w:rsidRPr="00922995">
        <w:rPr>
          <w:i/>
          <w:lang w:val="en-US"/>
        </w:rPr>
        <w:t>p</w:t>
      </w:r>
      <w:r w:rsidRPr="00922995">
        <w:rPr>
          <w:lang w:val="en-US"/>
        </w:rPr>
        <w:t xml:space="preserve">=0.005) and department preference (U=5.498 </w:t>
      </w:r>
      <w:r w:rsidRPr="00922995">
        <w:rPr>
          <w:i/>
          <w:lang w:val="en-US"/>
        </w:rPr>
        <w:t>p</w:t>
      </w:r>
      <w:r w:rsidRPr="00922995">
        <w:rPr>
          <w:lang w:val="en-US"/>
        </w:rPr>
        <w:t>=0.017) and the compassion scale (Table 2).</w:t>
      </w:r>
    </w:p>
    <w:p w14:paraId="1C294534" w14:textId="77777777" w:rsidR="00A75B18" w:rsidRPr="008C388F" w:rsidRDefault="00A75B18" w:rsidP="00A736E9">
      <w:pPr>
        <w:pStyle w:val="TableTitle"/>
      </w:pPr>
      <w:r w:rsidRPr="008C388F">
        <w:t xml:space="preserve">Table 2. </w:t>
      </w:r>
      <w:r w:rsidRPr="00A736E9">
        <w:rPr>
          <w:b w:val="0"/>
          <w:bCs/>
        </w:rPr>
        <w:t>Compassion Scale (CS) score analysis according to nurses' professional characteristics (n=520).</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3"/>
        <w:gridCol w:w="1417"/>
        <w:gridCol w:w="2275"/>
      </w:tblGrid>
      <w:tr w:rsidR="00A75B18" w:rsidRPr="008C388F" w14:paraId="6637E7B7" w14:textId="77777777" w:rsidTr="00432D70">
        <w:trPr>
          <w:tblHeader/>
          <w:jc w:val="center"/>
        </w:trPr>
        <w:tc>
          <w:tcPr>
            <w:tcW w:w="6480" w:type="dxa"/>
            <w:gridSpan w:val="2"/>
            <w:tcBorders>
              <w:top w:val="single" w:sz="4" w:space="0" w:color="auto"/>
              <w:bottom w:val="single" w:sz="4" w:space="0" w:color="auto"/>
            </w:tcBorders>
            <w:shd w:val="clear" w:color="auto" w:fill="F2F2F2" w:themeFill="background1" w:themeFillShade="F2"/>
          </w:tcPr>
          <w:p w14:paraId="76509A4E" w14:textId="77777777" w:rsidR="00A75B18" w:rsidRPr="000E01C0" w:rsidRDefault="00A75B18" w:rsidP="00432D70">
            <w:pPr>
              <w:spacing w:before="0"/>
              <w:rPr>
                <w:b/>
                <w:sz w:val="20"/>
                <w:szCs w:val="20"/>
                <w:lang w:val="en-GB"/>
              </w:rPr>
            </w:pPr>
            <w:r>
              <w:rPr>
                <w:b/>
                <w:sz w:val="20"/>
                <w:szCs w:val="20"/>
                <w:lang w:val="en-GB"/>
              </w:rPr>
              <w:t xml:space="preserve"> </w:t>
            </w:r>
            <w:r w:rsidRPr="000E01C0">
              <w:rPr>
                <w:b/>
                <w:sz w:val="20"/>
                <w:szCs w:val="20"/>
                <w:lang w:val="en-GB"/>
              </w:rPr>
              <w:t>Vocational Characteristics</w:t>
            </w:r>
          </w:p>
        </w:tc>
        <w:tc>
          <w:tcPr>
            <w:tcW w:w="2275" w:type="dxa"/>
            <w:tcBorders>
              <w:top w:val="single" w:sz="4" w:space="0" w:color="auto"/>
              <w:bottom w:val="single" w:sz="4" w:space="0" w:color="auto"/>
            </w:tcBorders>
            <w:shd w:val="clear" w:color="auto" w:fill="F2F2F2" w:themeFill="background1" w:themeFillShade="F2"/>
          </w:tcPr>
          <w:p w14:paraId="0D3C87F1" w14:textId="77777777" w:rsidR="00A75B18" w:rsidRPr="000E01C0" w:rsidRDefault="00A75B18" w:rsidP="00432D70">
            <w:pPr>
              <w:spacing w:before="0"/>
              <w:jc w:val="center"/>
              <w:rPr>
                <w:b/>
                <w:sz w:val="20"/>
                <w:szCs w:val="20"/>
              </w:rPr>
            </w:pPr>
            <w:r w:rsidRPr="000E01C0">
              <w:rPr>
                <w:b/>
                <w:sz w:val="20"/>
                <w:szCs w:val="20"/>
              </w:rPr>
              <w:t>Compassion</w:t>
            </w:r>
          </w:p>
        </w:tc>
      </w:tr>
      <w:tr w:rsidR="00A75B18" w:rsidRPr="008C388F" w14:paraId="43D8FEFA" w14:textId="77777777" w:rsidTr="00432D70">
        <w:trPr>
          <w:jc w:val="center"/>
        </w:trPr>
        <w:tc>
          <w:tcPr>
            <w:tcW w:w="5063" w:type="dxa"/>
            <w:tcBorders>
              <w:top w:val="single" w:sz="4" w:space="0" w:color="auto"/>
            </w:tcBorders>
          </w:tcPr>
          <w:p w14:paraId="09C1360B" w14:textId="77777777" w:rsidR="00A75B18" w:rsidRPr="000E01C0" w:rsidRDefault="00A75B18" w:rsidP="00432D70">
            <w:pPr>
              <w:spacing w:before="0"/>
              <w:jc w:val="center"/>
              <w:rPr>
                <w:b/>
                <w:sz w:val="20"/>
                <w:szCs w:val="20"/>
                <w:lang w:val="en-GB"/>
              </w:rPr>
            </w:pPr>
          </w:p>
        </w:tc>
        <w:tc>
          <w:tcPr>
            <w:tcW w:w="1417" w:type="dxa"/>
            <w:tcBorders>
              <w:top w:val="single" w:sz="4" w:space="0" w:color="auto"/>
            </w:tcBorders>
          </w:tcPr>
          <w:p w14:paraId="54430050" w14:textId="77777777" w:rsidR="00A75B18" w:rsidRPr="000E01C0" w:rsidRDefault="00A75B18" w:rsidP="00432D70">
            <w:pPr>
              <w:spacing w:before="0"/>
              <w:ind w:left="-96"/>
              <w:jc w:val="center"/>
              <w:rPr>
                <w:b/>
                <w:sz w:val="20"/>
                <w:szCs w:val="20"/>
                <w:lang w:val="en-GB"/>
              </w:rPr>
            </w:pPr>
            <w:r>
              <w:rPr>
                <w:b/>
                <w:sz w:val="20"/>
                <w:szCs w:val="20"/>
                <w:lang w:val="en-GB"/>
              </w:rPr>
              <w:t xml:space="preserve">n </w:t>
            </w:r>
            <w:r w:rsidRPr="000E01C0">
              <w:rPr>
                <w:b/>
                <w:sz w:val="20"/>
                <w:szCs w:val="20"/>
                <w:lang w:val="en-GB"/>
              </w:rPr>
              <w:t>(%)</w:t>
            </w:r>
          </w:p>
        </w:tc>
        <w:tc>
          <w:tcPr>
            <w:tcW w:w="2275" w:type="dxa"/>
            <w:tcBorders>
              <w:top w:val="single" w:sz="4" w:space="0" w:color="auto"/>
            </w:tcBorders>
            <w:vAlign w:val="center"/>
          </w:tcPr>
          <w:p w14:paraId="296FDF5F" w14:textId="77777777" w:rsidR="00A75B18" w:rsidRPr="000E01C0" w:rsidRDefault="00A75B18" w:rsidP="00432D70">
            <w:pPr>
              <w:pStyle w:val="Default"/>
              <w:spacing w:before="0" w:line="240" w:lineRule="auto"/>
              <w:jc w:val="center"/>
              <w:rPr>
                <w:b/>
                <w:color w:val="auto"/>
                <w:sz w:val="20"/>
                <w:szCs w:val="20"/>
              </w:rPr>
            </w:pPr>
            <w:r w:rsidRPr="000E01C0">
              <w:rPr>
                <w:b/>
                <w:bCs/>
                <w:color w:val="auto"/>
                <w:sz w:val="20"/>
                <w:szCs w:val="20"/>
              </w:rPr>
              <w:t>[Q2(Q1-Q3)]</w:t>
            </w:r>
          </w:p>
        </w:tc>
      </w:tr>
      <w:tr w:rsidR="00A75B18" w:rsidRPr="00922995" w14:paraId="08DFF53D" w14:textId="77777777" w:rsidTr="00432D70">
        <w:trPr>
          <w:jc w:val="center"/>
        </w:trPr>
        <w:tc>
          <w:tcPr>
            <w:tcW w:w="5063" w:type="dxa"/>
          </w:tcPr>
          <w:p w14:paraId="76BA90E3" w14:textId="77777777" w:rsidR="00A75B18" w:rsidRPr="00922995" w:rsidRDefault="00A75B18" w:rsidP="00432D70">
            <w:pPr>
              <w:spacing w:before="0"/>
              <w:rPr>
                <w:sz w:val="20"/>
                <w:szCs w:val="20"/>
                <w:lang w:val="en-GB"/>
              </w:rPr>
            </w:pPr>
            <w:r w:rsidRPr="00922995">
              <w:rPr>
                <w:sz w:val="20"/>
                <w:szCs w:val="20"/>
                <w:lang w:val="en-GB"/>
              </w:rPr>
              <w:t>Institution of work</w:t>
            </w:r>
          </w:p>
        </w:tc>
        <w:tc>
          <w:tcPr>
            <w:tcW w:w="1417" w:type="dxa"/>
          </w:tcPr>
          <w:p w14:paraId="6E554D06" w14:textId="77777777" w:rsidR="00A75B18" w:rsidRPr="00922995" w:rsidRDefault="00A75B18" w:rsidP="00432D70">
            <w:pPr>
              <w:spacing w:before="0"/>
              <w:rPr>
                <w:sz w:val="20"/>
                <w:szCs w:val="20"/>
                <w:lang w:val="en-GB"/>
              </w:rPr>
            </w:pPr>
          </w:p>
        </w:tc>
        <w:tc>
          <w:tcPr>
            <w:tcW w:w="2275" w:type="dxa"/>
          </w:tcPr>
          <w:p w14:paraId="5978C30F" w14:textId="77777777" w:rsidR="00A75B18" w:rsidRPr="00922995" w:rsidRDefault="00A75B18" w:rsidP="00432D70">
            <w:pPr>
              <w:spacing w:before="0"/>
              <w:rPr>
                <w:sz w:val="20"/>
                <w:szCs w:val="20"/>
              </w:rPr>
            </w:pPr>
          </w:p>
        </w:tc>
      </w:tr>
      <w:tr w:rsidR="00A75B18" w:rsidRPr="00922995" w14:paraId="4C8CC777" w14:textId="77777777" w:rsidTr="00432D70">
        <w:trPr>
          <w:jc w:val="center"/>
        </w:trPr>
        <w:tc>
          <w:tcPr>
            <w:tcW w:w="5063" w:type="dxa"/>
          </w:tcPr>
          <w:p w14:paraId="12CFD006" w14:textId="77777777" w:rsidR="00A75B18" w:rsidRPr="00922995" w:rsidRDefault="00A75B18" w:rsidP="00432D70">
            <w:pPr>
              <w:spacing w:before="0"/>
              <w:rPr>
                <w:sz w:val="20"/>
                <w:szCs w:val="20"/>
                <w:lang w:val="en-GB"/>
              </w:rPr>
            </w:pPr>
            <w:r w:rsidRPr="00922995">
              <w:rPr>
                <w:sz w:val="20"/>
                <w:szCs w:val="20"/>
                <w:lang w:val="en-GB"/>
              </w:rPr>
              <w:t>Public hospital</w:t>
            </w:r>
          </w:p>
        </w:tc>
        <w:tc>
          <w:tcPr>
            <w:tcW w:w="1417" w:type="dxa"/>
          </w:tcPr>
          <w:p w14:paraId="496C25C2"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313 (62)</w:t>
            </w:r>
          </w:p>
        </w:tc>
        <w:tc>
          <w:tcPr>
            <w:tcW w:w="2275" w:type="dxa"/>
          </w:tcPr>
          <w:p w14:paraId="54F16A6D"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 xml:space="preserve">70 (68-75) </w:t>
            </w:r>
          </w:p>
        </w:tc>
      </w:tr>
      <w:tr w:rsidR="00A75B18" w:rsidRPr="00922995" w14:paraId="3D4C919F" w14:textId="77777777" w:rsidTr="00432D70">
        <w:trPr>
          <w:jc w:val="center"/>
        </w:trPr>
        <w:tc>
          <w:tcPr>
            <w:tcW w:w="5063" w:type="dxa"/>
          </w:tcPr>
          <w:p w14:paraId="4FCD0156" w14:textId="77777777" w:rsidR="00A75B18" w:rsidRPr="00922995" w:rsidRDefault="00A75B18" w:rsidP="00432D70">
            <w:pPr>
              <w:spacing w:before="0"/>
              <w:rPr>
                <w:sz w:val="20"/>
                <w:szCs w:val="20"/>
                <w:lang w:val="en-GB"/>
              </w:rPr>
            </w:pPr>
            <w:r w:rsidRPr="00922995">
              <w:rPr>
                <w:sz w:val="20"/>
                <w:szCs w:val="20"/>
                <w:lang w:val="en-GB"/>
              </w:rPr>
              <w:t>Private hospital</w:t>
            </w:r>
          </w:p>
        </w:tc>
        <w:tc>
          <w:tcPr>
            <w:tcW w:w="1417" w:type="dxa"/>
          </w:tcPr>
          <w:p w14:paraId="06B929AC"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128 (23.94)</w:t>
            </w:r>
          </w:p>
        </w:tc>
        <w:tc>
          <w:tcPr>
            <w:tcW w:w="2275" w:type="dxa"/>
          </w:tcPr>
          <w:p w14:paraId="08804E68"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 xml:space="preserve">72 (68-76) </w:t>
            </w:r>
          </w:p>
        </w:tc>
      </w:tr>
      <w:tr w:rsidR="00A75B18" w:rsidRPr="00922995" w14:paraId="02DCC46D" w14:textId="77777777" w:rsidTr="00432D70">
        <w:trPr>
          <w:jc w:val="center"/>
        </w:trPr>
        <w:tc>
          <w:tcPr>
            <w:tcW w:w="5063" w:type="dxa"/>
          </w:tcPr>
          <w:p w14:paraId="3D7B5030" w14:textId="77777777" w:rsidR="00A75B18" w:rsidRPr="00922995" w:rsidRDefault="00A75B18" w:rsidP="00432D70">
            <w:pPr>
              <w:spacing w:before="0"/>
              <w:rPr>
                <w:sz w:val="20"/>
                <w:szCs w:val="20"/>
                <w:lang w:val="en-GB"/>
              </w:rPr>
            </w:pPr>
            <w:r w:rsidRPr="00922995">
              <w:rPr>
                <w:sz w:val="20"/>
                <w:szCs w:val="20"/>
                <w:lang w:val="en-GB"/>
              </w:rPr>
              <w:t>Other</w:t>
            </w:r>
          </w:p>
        </w:tc>
        <w:tc>
          <w:tcPr>
            <w:tcW w:w="1417" w:type="dxa"/>
          </w:tcPr>
          <w:p w14:paraId="3EC00998"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79 (14.06)</w:t>
            </w:r>
          </w:p>
        </w:tc>
        <w:tc>
          <w:tcPr>
            <w:tcW w:w="2275" w:type="dxa"/>
          </w:tcPr>
          <w:p w14:paraId="683CE2FC"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 xml:space="preserve">71 (67-75) </w:t>
            </w:r>
          </w:p>
        </w:tc>
      </w:tr>
      <w:tr w:rsidR="00A75B18" w:rsidRPr="00922995" w14:paraId="5C39C2D1" w14:textId="77777777" w:rsidTr="00432D70">
        <w:trPr>
          <w:jc w:val="center"/>
        </w:trPr>
        <w:tc>
          <w:tcPr>
            <w:tcW w:w="6480" w:type="dxa"/>
            <w:gridSpan w:val="2"/>
          </w:tcPr>
          <w:p w14:paraId="6A684C22" w14:textId="77777777" w:rsidR="00A75B18" w:rsidRPr="00922995" w:rsidRDefault="00A75B18" w:rsidP="00432D70">
            <w:pPr>
              <w:autoSpaceDE w:val="0"/>
              <w:autoSpaceDN w:val="0"/>
              <w:adjustRightInd w:val="0"/>
              <w:spacing w:before="0"/>
              <w:rPr>
                <w:rFonts w:eastAsia="MinionPro-Regular"/>
                <w:sz w:val="20"/>
                <w:szCs w:val="20"/>
                <w:lang w:val="en-GB"/>
              </w:rPr>
            </w:pPr>
            <w:r w:rsidRPr="00922995">
              <w:rPr>
                <w:rFonts w:eastAsia="MinionPro-Regular"/>
                <w:sz w:val="20"/>
                <w:szCs w:val="20"/>
                <w:lang w:val="en-GB"/>
              </w:rPr>
              <w:t xml:space="preserve">Test and </w:t>
            </w:r>
            <w:r w:rsidRPr="00922995">
              <w:rPr>
                <w:rFonts w:eastAsia="MinionPro-Regular"/>
                <w:i/>
                <w:sz w:val="20"/>
                <w:szCs w:val="20"/>
                <w:lang w:val="en-GB"/>
              </w:rPr>
              <w:t>p</w:t>
            </w:r>
            <w:r w:rsidRPr="00922995">
              <w:rPr>
                <w:rFonts w:eastAsia="MinionPro-Regular"/>
                <w:sz w:val="20"/>
                <w:szCs w:val="20"/>
                <w:lang w:val="en-GB"/>
              </w:rPr>
              <w:t xml:space="preserve"> value</w:t>
            </w:r>
          </w:p>
        </w:tc>
        <w:tc>
          <w:tcPr>
            <w:tcW w:w="2275" w:type="dxa"/>
          </w:tcPr>
          <w:p w14:paraId="3E3D9995"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 xml:space="preserve">KW=3.194 </w:t>
            </w:r>
            <w:r w:rsidRPr="00922995">
              <w:rPr>
                <w:i/>
                <w:color w:val="auto"/>
                <w:sz w:val="20"/>
                <w:szCs w:val="20"/>
              </w:rPr>
              <w:t>p</w:t>
            </w:r>
            <w:r w:rsidRPr="00922995">
              <w:rPr>
                <w:color w:val="auto"/>
                <w:sz w:val="20"/>
                <w:szCs w:val="20"/>
              </w:rPr>
              <w:t xml:space="preserve">=0.141 </w:t>
            </w:r>
          </w:p>
        </w:tc>
      </w:tr>
      <w:tr w:rsidR="00A75B18" w:rsidRPr="00922995" w14:paraId="36AC946E" w14:textId="77777777" w:rsidTr="00432D70">
        <w:trPr>
          <w:jc w:val="center"/>
        </w:trPr>
        <w:tc>
          <w:tcPr>
            <w:tcW w:w="5063" w:type="dxa"/>
          </w:tcPr>
          <w:p w14:paraId="2EF3B607" w14:textId="77777777" w:rsidR="00A75B18" w:rsidRPr="00922995" w:rsidRDefault="00A75B18" w:rsidP="00432D70">
            <w:pPr>
              <w:spacing w:before="0"/>
              <w:rPr>
                <w:sz w:val="20"/>
                <w:szCs w:val="20"/>
                <w:lang w:val="en-GB"/>
              </w:rPr>
            </w:pPr>
            <w:r w:rsidRPr="00922995">
              <w:rPr>
                <w:sz w:val="20"/>
                <w:szCs w:val="20"/>
                <w:lang w:val="en-GB"/>
              </w:rPr>
              <w:t>Service worked</w:t>
            </w:r>
          </w:p>
        </w:tc>
        <w:tc>
          <w:tcPr>
            <w:tcW w:w="1417" w:type="dxa"/>
          </w:tcPr>
          <w:p w14:paraId="569AE5CF" w14:textId="77777777" w:rsidR="00A75B18" w:rsidRPr="00922995" w:rsidRDefault="00A75B18" w:rsidP="00432D70">
            <w:pPr>
              <w:autoSpaceDE w:val="0"/>
              <w:autoSpaceDN w:val="0"/>
              <w:adjustRightInd w:val="0"/>
              <w:spacing w:before="0"/>
              <w:rPr>
                <w:rFonts w:eastAsia="MinionPro-Regular"/>
                <w:sz w:val="20"/>
                <w:szCs w:val="20"/>
                <w:lang w:val="en-GB"/>
              </w:rPr>
            </w:pPr>
          </w:p>
        </w:tc>
        <w:tc>
          <w:tcPr>
            <w:tcW w:w="2275" w:type="dxa"/>
          </w:tcPr>
          <w:p w14:paraId="0F6F2A0B" w14:textId="77777777" w:rsidR="00A75B18" w:rsidRPr="00922995" w:rsidRDefault="00A75B18" w:rsidP="00432D70">
            <w:pPr>
              <w:pStyle w:val="ListeParagraf"/>
              <w:spacing w:before="0"/>
              <w:rPr>
                <w:rFonts w:cs="Times New Roman"/>
                <w:sz w:val="20"/>
                <w:szCs w:val="20"/>
              </w:rPr>
            </w:pPr>
          </w:p>
        </w:tc>
      </w:tr>
      <w:tr w:rsidR="00A75B18" w:rsidRPr="00922995" w14:paraId="4A5DD6CC" w14:textId="77777777" w:rsidTr="00432D70">
        <w:trPr>
          <w:jc w:val="center"/>
        </w:trPr>
        <w:tc>
          <w:tcPr>
            <w:tcW w:w="5063" w:type="dxa"/>
          </w:tcPr>
          <w:p w14:paraId="15C70ECA" w14:textId="77777777" w:rsidR="00A75B18" w:rsidRPr="00922995" w:rsidRDefault="00A75B18" w:rsidP="00A75B18">
            <w:pPr>
              <w:pStyle w:val="ListeParagraf"/>
              <w:numPr>
                <w:ilvl w:val="0"/>
                <w:numId w:val="4"/>
              </w:numPr>
              <w:spacing w:before="0"/>
              <w:ind w:left="0" w:hanging="1080"/>
              <w:jc w:val="left"/>
              <w:rPr>
                <w:rFonts w:cs="Times New Roman"/>
                <w:sz w:val="20"/>
                <w:szCs w:val="20"/>
                <w:lang w:val="en-GB"/>
              </w:rPr>
            </w:pPr>
            <w:r w:rsidRPr="00922995">
              <w:rPr>
                <w:rFonts w:cs="Times New Roman"/>
                <w:sz w:val="20"/>
                <w:szCs w:val="20"/>
                <w:lang w:val="en-GB"/>
              </w:rPr>
              <w:t>Pediatrics clinic</w:t>
            </w:r>
          </w:p>
        </w:tc>
        <w:tc>
          <w:tcPr>
            <w:tcW w:w="1417" w:type="dxa"/>
          </w:tcPr>
          <w:p w14:paraId="108F1229" w14:textId="77777777" w:rsidR="00A75B18" w:rsidRPr="00922995" w:rsidRDefault="00A75B18" w:rsidP="00432D70">
            <w:pPr>
              <w:autoSpaceDE w:val="0"/>
              <w:autoSpaceDN w:val="0"/>
              <w:adjustRightInd w:val="0"/>
              <w:spacing w:before="0"/>
              <w:jc w:val="center"/>
              <w:rPr>
                <w:rFonts w:eastAsia="MinionPro-Regular"/>
                <w:sz w:val="20"/>
                <w:szCs w:val="20"/>
                <w:lang w:val="en-GB"/>
              </w:rPr>
            </w:pPr>
            <w:r w:rsidRPr="00922995">
              <w:rPr>
                <w:rFonts w:eastAsia="MinionPro-Regular"/>
                <w:sz w:val="20"/>
                <w:szCs w:val="20"/>
                <w:lang w:val="en-GB"/>
              </w:rPr>
              <w:t>324 (82.9)</w:t>
            </w:r>
          </w:p>
        </w:tc>
        <w:tc>
          <w:tcPr>
            <w:tcW w:w="2275" w:type="dxa"/>
          </w:tcPr>
          <w:p w14:paraId="5BB859E7"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70 (69-74)</w:t>
            </w:r>
          </w:p>
        </w:tc>
      </w:tr>
      <w:tr w:rsidR="00A75B18" w:rsidRPr="00922995" w14:paraId="35BB4287" w14:textId="77777777" w:rsidTr="00432D70">
        <w:trPr>
          <w:jc w:val="center"/>
        </w:trPr>
        <w:tc>
          <w:tcPr>
            <w:tcW w:w="5063" w:type="dxa"/>
          </w:tcPr>
          <w:p w14:paraId="0D062ED2" w14:textId="77777777" w:rsidR="00A75B18" w:rsidRPr="00922995" w:rsidRDefault="00A75B18" w:rsidP="00A75B18">
            <w:pPr>
              <w:pStyle w:val="ListeParagraf"/>
              <w:numPr>
                <w:ilvl w:val="0"/>
                <w:numId w:val="4"/>
              </w:numPr>
              <w:spacing w:before="0"/>
              <w:ind w:left="0" w:hanging="1080"/>
              <w:jc w:val="left"/>
              <w:rPr>
                <w:rFonts w:cs="Times New Roman"/>
                <w:sz w:val="20"/>
                <w:szCs w:val="20"/>
                <w:lang w:val="en-GB"/>
              </w:rPr>
            </w:pPr>
            <w:r w:rsidRPr="00922995">
              <w:rPr>
                <w:rFonts w:cs="Times New Roman"/>
                <w:sz w:val="20"/>
                <w:szCs w:val="20"/>
                <w:lang w:val="en-GB"/>
              </w:rPr>
              <w:t>Other clinics (internal medicine, surgery, gynecology, etc.)</w:t>
            </w:r>
          </w:p>
        </w:tc>
        <w:tc>
          <w:tcPr>
            <w:tcW w:w="1417" w:type="dxa"/>
          </w:tcPr>
          <w:p w14:paraId="413EF88B" w14:textId="77777777" w:rsidR="00A75B18" w:rsidRPr="00922995" w:rsidRDefault="00A75B18" w:rsidP="00432D70">
            <w:pPr>
              <w:autoSpaceDE w:val="0"/>
              <w:autoSpaceDN w:val="0"/>
              <w:adjustRightInd w:val="0"/>
              <w:spacing w:before="0"/>
              <w:jc w:val="center"/>
              <w:rPr>
                <w:rFonts w:eastAsia="MinionPro-Regular"/>
                <w:sz w:val="20"/>
                <w:szCs w:val="20"/>
                <w:lang w:val="en-GB"/>
              </w:rPr>
            </w:pPr>
            <w:r w:rsidRPr="00922995">
              <w:rPr>
                <w:rFonts w:eastAsia="MinionPro-Regular"/>
                <w:sz w:val="20"/>
                <w:szCs w:val="20"/>
                <w:lang w:val="en-GB"/>
              </w:rPr>
              <w:t>196 (17.1)</w:t>
            </w:r>
          </w:p>
        </w:tc>
        <w:tc>
          <w:tcPr>
            <w:tcW w:w="2275" w:type="dxa"/>
          </w:tcPr>
          <w:p w14:paraId="27D1C690"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71 (65-73)</w:t>
            </w:r>
          </w:p>
        </w:tc>
      </w:tr>
      <w:tr w:rsidR="00A75B18" w:rsidRPr="00922995" w14:paraId="23065B18" w14:textId="77777777" w:rsidTr="00432D70">
        <w:trPr>
          <w:jc w:val="center"/>
        </w:trPr>
        <w:tc>
          <w:tcPr>
            <w:tcW w:w="6480" w:type="dxa"/>
            <w:gridSpan w:val="2"/>
          </w:tcPr>
          <w:p w14:paraId="6BF40211" w14:textId="77777777" w:rsidR="00A75B18" w:rsidRPr="00922995" w:rsidRDefault="00A75B18" w:rsidP="00432D70">
            <w:pPr>
              <w:autoSpaceDE w:val="0"/>
              <w:autoSpaceDN w:val="0"/>
              <w:adjustRightInd w:val="0"/>
              <w:spacing w:before="0"/>
              <w:rPr>
                <w:rFonts w:eastAsia="MinionPro-Regular"/>
                <w:sz w:val="20"/>
                <w:szCs w:val="20"/>
                <w:lang w:val="en-GB"/>
              </w:rPr>
            </w:pPr>
            <w:r w:rsidRPr="00922995">
              <w:rPr>
                <w:rFonts w:eastAsia="MinionPro-Regular"/>
                <w:sz w:val="20"/>
                <w:szCs w:val="20"/>
                <w:lang w:val="en-GB"/>
              </w:rPr>
              <w:t xml:space="preserve">Test and </w:t>
            </w:r>
            <w:r w:rsidRPr="00922995">
              <w:rPr>
                <w:rFonts w:eastAsia="MinionPro-Regular"/>
                <w:i/>
                <w:sz w:val="20"/>
                <w:szCs w:val="20"/>
                <w:lang w:val="en-GB"/>
              </w:rPr>
              <w:t>p</w:t>
            </w:r>
            <w:r w:rsidRPr="00922995">
              <w:rPr>
                <w:rFonts w:eastAsia="MinionPro-Regular"/>
                <w:sz w:val="20"/>
                <w:szCs w:val="20"/>
                <w:lang w:val="en-GB"/>
              </w:rPr>
              <w:t xml:space="preserve"> value</w:t>
            </w:r>
          </w:p>
        </w:tc>
        <w:tc>
          <w:tcPr>
            <w:tcW w:w="2275" w:type="dxa"/>
          </w:tcPr>
          <w:p w14:paraId="0B003BE4"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 xml:space="preserve">KW=2.078 </w:t>
            </w:r>
            <w:r w:rsidRPr="00922995">
              <w:rPr>
                <w:i/>
                <w:color w:val="auto"/>
                <w:sz w:val="20"/>
                <w:szCs w:val="20"/>
              </w:rPr>
              <w:t>p</w:t>
            </w:r>
            <w:r w:rsidRPr="00922995">
              <w:rPr>
                <w:color w:val="auto"/>
                <w:sz w:val="20"/>
                <w:szCs w:val="20"/>
              </w:rPr>
              <w:t>=0.005</w:t>
            </w:r>
          </w:p>
        </w:tc>
      </w:tr>
      <w:tr w:rsidR="00A75B18" w:rsidRPr="00922995" w14:paraId="25EE9946" w14:textId="77777777" w:rsidTr="00432D70">
        <w:trPr>
          <w:jc w:val="center"/>
        </w:trPr>
        <w:tc>
          <w:tcPr>
            <w:tcW w:w="5063" w:type="dxa"/>
          </w:tcPr>
          <w:p w14:paraId="45E16336" w14:textId="77777777" w:rsidR="00A75B18" w:rsidRPr="00922995" w:rsidRDefault="00A75B18" w:rsidP="00432D70">
            <w:pPr>
              <w:pStyle w:val="ListeParagraf"/>
              <w:spacing w:before="0"/>
              <w:ind w:left="0"/>
              <w:rPr>
                <w:rFonts w:cs="Times New Roman"/>
                <w:sz w:val="20"/>
                <w:szCs w:val="20"/>
                <w:lang w:val="en-GB"/>
              </w:rPr>
            </w:pPr>
            <w:r w:rsidRPr="00922995">
              <w:rPr>
                <w:rFonts w:cs="Times New Roman"/>
                <w:sz w:val="20"/>
                <w:szCs w:val="20"/>
                <w:lang w:val="en-GB"/>
              </w:rPr>
              <w:t>Total professional years</w:t>
            </w:r>
          </w:p>
        </w:tc>
        <w:tc>
          <w:tcPr>
            <w:tcW w:w="1417" w:type="dxa"/>
          </w:tcPr>
          <w:p w14:paraId="72A7F0FF" w14:textId="77777777" w:rsidR="00A75B18" w:rsidRPr="00922995" w:rsidRDefault="00A75B18" w:rsidP="00432D70">
            <w:pPr>
              <w:autoSpaceDE w:val="0"/>
              <w:autoSpaceDN w:val="0"/>
              <w:adjustRightInd w:val="0"/>
              <w:spacing w:before="0"/>
              <w:rPr>
                <w:rFonts w:eastAsia="MinionPro-Regular"/>
                <w:sz w:val="20"/>
                <w:szCs w:val="20"/>
                <w:lang w:val="en-GB"/>
              </w:rPr>
            </w:pPr>
          </w:p>
        </w:tc>
        <w:tc>
          <w:tcPr>
            <w:tcW w:w="2275" w:type="dxa"/>
          </w:tcPr>
          <w:p w14:paraId="2FD5536F" w14:textId="77777777" w:rsidR="00A75B18" w:rsidRPr="00922995" w:rsidRDefault="00A75B18" w:rsidP="00432D70">
            <w:pPr>
              <w:pStyle w:val="ListeParagraf"/>
              <w:spacing w:before="0"/>
              <w:rPr>
                <w:rFonts w:cs="Times New Roman"/>
                <w:sz w:val="20"/>
                <w:szCs w:val="20"/>
              </w:rPr>
            </w:pPr>
          </w:p>
        </w:tc>
      </w:tr>
      <w:tr w:rsidR="00A75B18" w:rsidRPr="00922995" w14:paraId="1B1E5D48" w14:textId="77777777" w:rsidTr="00432D70">
        <w:trPr>
          <w:jc w:val="center"/>
        </w:trPr>
        <w:tc>
          <w:tcPr>
            <w:tcW w:w="5063" w:type="dxa"/>
          </w:tcPr>
          <w:p w14:paraId="4D7AE500" w14:textId="77777777" w:rsidR="00A75B18" w:rsidRPr="00922995" w:rsidRDefault="00A75B18" w:rsidP="00432D70">
            <w:pPr>
              <w:pStyle w:val="ListeParagraf"/>
              <w:spacing w:before="0"/>
              <w:ind w:left="0"/>
              <w:rPr>
                <w:rFonts w:cs="Times New Roman"/>
                <w:sz w:val="20"/>
                <w:szCs w:val="20"/>
                <w:lang w:val="en-GB"/>
              </w:rPr>
            </w:pPr>
            <w:r w:rsidRPr="00922995">
              <w:rPr>
                <w:rFonts w:cs="Times New Roman"/>
                <w:sz w:val="20"/>
                <w:szCs w:val="20"/>
                <w:lang w:val="en-GB"/>
              </w:rPr>
              <w:t>0-4 year</w:t>
            </w:r>
          </w:p>
        </w:tc>
        <w:tc>
          <w:tcPr>
            <w:tcW w:w="1417" w:type="dxa"/>
          </w:tcPr>
          <w:p w14:paraId="7EB01148"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166 (38.02)</w:t>
            </w:r>
          </w:p>
        </w:tc>
        <w:tc>
          <w:tcPr>
            <w:tcW w:w="2275" w:type="dxa"/>
          </w:tcPr>
          <w:p w14:paraId="4393E0A8"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70 (67-74)</w:t>
            </w:r>
          </w:p>
        </w:tc>
      </w:tr>
      <w:tr w:rsidR="00A75B18" w:rsidRPr="00922995" w14:paraId="62813465" w14:textId="77777777" w:rsidTr="00432D70">
        <w:trPr>
          <w:jc w:val="center"/>
        </w:trPr>
        <w:tc>
          <w:tcPr>
            <w:tcW w:w="5063" w:type="dxa"/>
          </w:tcPr>
          <w:p w14:paraId="76ED5B3C"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5-9 year</w:t>
            </w:r>
          </w:p>
        </w:tc>
        <w:tc>
          <w:tcPr>
            <w:tcW w:w="1417" w:type="dxa"/>
          </w:tcPr>
          <w:p w14:paraId="0AD202F6"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97 (11.97)</w:t>
            </w:r>
          </w:p>
        </w:tc>
        <w:tc>
          <w:tcPr>
            <w:tcW w:w="2275" w:type="dxa"/>
          </w:tcPr>
          <w:p w14:paraId="35C85C14"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71 (68-75)</w:t>
            </w:r>
          </w:p>
        </w:tc>
      </w:tr>
      <w:tr w:rsidR="00A75B18" w:rsidRPr="00922995" w14:paraId="016FFB75" w14:textId="77777777" w:rsidTr="00432D70">
        <w:trPr>
          <w:jc w:val="center"/>
        </w:trPr>
        <w:tc>
          <w:tcPr>
            <w:tcW w:w="5063" w:type="dxa"/>
          </w:tcPr>
          <w:p w14:paraId="11C3EB53"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10-14 year</w:t>
            </w:r>
          </w:p>
        </w:tc>
        <w:tc>
          <w:tcPr>
            <w:tcW w:w="1417" w:type="dxa"/>
          </w:tcPr>
          <w:p w14:paraId="24278075"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213 (45.31)</w:t>
            </w:r>
          </w:p>
        </w:tc>
        <w:tc>
          <w:tcPr>
            <w:tcW w:w="2275" w:type="dxa"/>
          </w:tcPr>
          <w:p w14:paraId="1A77CFEA"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73 (67-77)</w:t>
            </w:r>
          </w:p>
        </w:tc>
      </w:tr>
      <w:tr w:rsidR="00A75B18" w:rsidRPr="00922995" w14:paraId="07D4A1B5" w14:textId="77777777" w:rsidTr="00432D70">
        <w:trPr>
          <w:jc w:val="center"/>
        </w:trPr>
        <w:tc>
          <w:tcPr>
            <w:tcW w:w="5063" w:type="dxa"/>
          </w:tcPr>
          <w:p w14:paraId="400E7ADD"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14 year and above</w:t>
            </w:r>
          </w:p>
        </w:tc>
        <w:tc>
          <w:tcPr>
            <w:tcW w:w="1417" w:type="dxa"/>
          </w:tcPr>
          <w:p w14:paraId="068C5571"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44 (4,68)</w:t>
            </w:r>
          </w:p>
        </w:tc>
        <w:tc>
          <w:tcPr>
            <w:tcW w:w="2275" w:type="dxa"/>
          </w:tcPr>
          <w:p w14:paraId="50B6973B"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71 (68-75)</w:t>
            </w:r>
          </w:p>
        </w:tc>
      </w:tr>
      <w:tr w:rsidR="00A75B18" w:rsidRPr="00922995" w14:paraId="1FDE42F7" w14:textId="77777777" w:rsidTr="00432D70">
        <w:trPr>
          <w:jc w:val="center"/>
        </w:trPr>
        <w:tc>
          <w:tcPr>
            <w:tcW w:w="6480" w:type="dxa"/>
            <w:gridSpan w:val="2"/>
          </w:tcPr>
          <w:p w14:paraId="034C461E" w14:textId="77777777" w:rsidR="00A75B18" w:rsidRPr="00922995" w:rsidRDefault="00A75B18" w:rsidP="00432D70">
            <w:pPr>
              <w:autoSpaceDE w:val="0"/>
              <w:autoSpaceDN w:val="0"/>
              <w:adjustRightInd w:val="0"/>
              <w:spacing w:before="0"/>
              <w:rPr>
                <w:rFonts w:eastAsia="MinionPro-Regular"/>
                <w:sz w:val="20"/>
                <w:szCs w:val="20"/>
                <w:lang w:val="en-GB"/>
              </w:rPr>
            </w:pPr>
            <w:r w:rsidRPr="00922995">
              <w:rPr>
                <w:rFonts w:eastAsia="MinionPro-Regular"/>
                <w:sz w:val="20"/>
                <w:szCs w:val="20"/>
                <w:lang w:val="en-GB"/>
              </w:rPr>
              <w:t xml:space="preserve">Test and </w:t>
            </w:r>
            <w:r w:rsidRPr="00922995">
              <w:rPr>
                <w:rFonts w:eastAsia="MinionPro-Regular"/>
                <w:i/>
                <w:sz w:val="20"/>
                <w:szCs w:val="20"/>
                <w:lang w:val="en-GB"/>
              </w:rPr>
              <w:t>p</w:t>
            </w:r>
            <w:r w:rsidRPr="00922995">
              <w:rPr>
                <w:rFonts w:eastAsia="MinionPro-Regular"/>
                <w:sz w:val="20"/>
                <w:szCs w:val="20"/>
                <w:lang w:val="en-GB"/>
              </w:rPr>
              <w:t xml:space="preserve"> value</w:t>
            </w:r>
          </w:p>
        </w:tc>
        <w:tc>
          <w:tcPr>
            <w:tcW w:w="2275" w:type="dxa"/>
          </w:tcPr>
          <w:p w14:paraId="202AAA91"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 xml:space="preserve">KW=2.082 </w:t>
            </w:r>
            <w:r w:rsidRPr="00922995">
              <w:rPr>
                <w:i/>
                <w:color w:val="auto"/>
                <w:sz w:val="20"/>
                <w:szCs w:val="20"/>
              </w:rPr>
              <w:t>p</w:t>
            </w:r>
            <w:r w:rsidRPr="00922995">
              <w:rPr>
                <w:color w:val="auto"/>
                <w:sz w:val="20"/>
                <w:szCs w:val="20"/>
              </w:rPr>
              <w:t>=0.553</w:t>
            </w:r>
          </w:p>
        </w:tc>
      </w:tr>
      <w:tr w:rsidR="00A75B18" w:rsidRPr="00922995" w14:paraId="3EB0A768" w14:textId="77777777" w:rsidTr="00432D70">
        <w:trPr>
          <w:jc w:val="center"/>
        </w:trPr>
        <w:tc>
          <w:tcPr>
            <w:tcW w:w="5063" w:type="dxa"/>
          </w:tcPr>
          <w:p w14:paraId="2CBBB062" w14:textId="77777777" w:rsidR="00A75B18" w:rsidRPr="00922995" w:rsidRDefault="00A75B18" w:rsidP="00432D70">
            <w:pPr>
              <w:pStyle w:val="ListeParagraf"/>
              <w:spacing w:before="0"/>
              <w:ind w:left="0"/>
              <w:rPr>
                <w:rFonts w:cs="Times New Roman"/>
                <w:sz w:val="20"/>
                <w:szCs w:val="20"/>
                <w:lang w:val="en-GB"/>
              </w:rPr>
            </w:pPr>
            <w:r w:rsidRPr="00922995">
              <w:rPr>
                <w:rFonts w:cs="Times New Roman"/>
                <w:sz w:val="20"/>
                <w:szCs w:val="20"/>
                <w:lang w:val="en-GB"/>
              </w:rPr>
              <w:t>Service period in the service worked</w:t>
            </w:r>
          </w:p>
        </w:tc>
        <w:tc>
          <w:tcPr>
            <w:tcW w:w="1417" w:type="dxa"/>
          </w:tcPr>
          <w:p w14:paraId="376A7159" w14:textId="77777777" w:rsidR="00A75B18" w:rsidRPr="00922995" w:rsidRDefault="00A75B18" w:rsidP="00432D70">
            <w:pPr>
              <w:autoSpaceDE w:val="0"/>
              <w:autoSpaceDN w:val="0"/>
              <w:adjustRightInd w:val="0"/>
              <w:spacing w:before="0"/>
              <w:rPr>
                <w:rFonts w:eastAsia="MinionPro-Regular"/>
                <w:sz w:val="20"/>
                <w:szCs w:val="20"/>
                <w:lang w:val="en-GB"/>
              </w:rPr>
            </w:pPr>
          </w:p>
        </w:tc>
        <w:tc>
          <w:tcPr>
            <w:tcW w:w="2275" w:type="dxa"/>
          </w:tcPr>
          <w:p w14:paraId="098B43B2" w14:textId="77777777" w:rsidR="00A75B18" w:rsidRPr="00922995" w:rsidRDefault="00A75B18" w:rsidP="00432D70">
            <w:pPr>
              <w:pStyle w:val="ListeParagraf"/>
              <w:spacing w:before="0"/>
              <w:rPr>
                <w:rFonts w:cs="Times New Roman"/>
                <w:sz w:val="20"/>
                <w:szCs w:val="20"/>
              </w:rPr>
            </w:pPr>
          </w:p>
        </w:tc>
      </w:tr>
      <w:tr w:rsidR="00A75B18" w:rsidRPr="00922995" w14:paraId="4ED8A399" w14:textId="77777777" w:rsidTr="00432D70">
        <w:trPr>
          <w:jc w:val="center"/>
        </w:trPr>
        <w:tc>
          <w:tcPr>
            <w:tcW w:w="5063" w:type="dxa"/>
          </w:tcPr>
          <w:p w14:paraId="1A130CE9"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0-4 year</w:t>
            </w:r>
          </w:p>
        </w:tc>
        <w:tc>
          <w:tcPr>
            <w:tcW w:w="1417" w:type="dxa"/>
          </w:tcPr>
          <w:p w14:paraId="67E30F19"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262 (64.06)</w:t>
            </w:r>
          </w:p>
        </w:tc>
        <w:tc>
          <w:tcPr>
            <w:tcW w:w="2275" w:type="dxa"/>
          </w:tcPr>
          <w:p w14:paraId="0CC724BA"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70 (65-73)</w:t>
            </w:r>
          </w:p>
        </w:tc>
      </w:tr>
      <w:tr w:rsidR="00A75B18" w:rsidRPr="00922995" w14:paraId="0103D086" w14:textId="77777777" w:rsidTr="00432D70">
        <w:trPr>
          <w:jc w:val="center"/>
        </w:trPr>
        <w:tc>
          <w:tcPr>
            <w:tcW w:w="5063" w:type="dxa"/>
          </w:tcPr>
          <w:p w14:paraId="68090EFA"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5-9 year</w:t>
            </w:r>
          </w:p>
        </w:tc>
        <w:tc>
          <w:tcPr>
            <w:tcW w:w="1417" w:type="dxa"/>
          </w:tcPr>
          <w:p w14:paraId="3E908A53" w14:textId="77777777" w:rsidR="00A75B18" w:rsidRPr="00922995" w:rsidRDefault="00A75B18" w:rsidP="00432D70">
            <w:pPr>
              <w:pStyle w:val="Default"/>
              <w:spacing w:before="0" w:line="240" w:lineRule="auto"/>
              <w:jc w:val="center"/>
              <w:rPr>
                <w:color w:val="auto"/>
                <w:sz w:val="20"/>
                <w:szCs w:val="20"/>
                <w:lang w:val="en-GB"/>
              </w:rPr>
            </w:pPr>
            <w:r w:rsidRPr="00922995">
              <w:rPr>
                <w:color w:val="auto"/>
                <w:sz w:val="20"/>
                <w:szCs w:val="20"/>
                <w:lang w:val="en-GB"/>
              </w:rPr>
              <w:t>218 (26.56)</w:t>
            </w:r>
          </w:p>
        </w:tc>
        <w:tc>
          <w:tcPr>
            <w:tcW w:w="2275" w:type="dxa"/>
          </w:tcPr>
          <w:p w14:paraId="4A177582"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68 (67-73)</w:t>
            </w:r>
          </w:p>
        </w:tc>
      </w:tr>
      <w:tr w:rsidR="00A75B18" w:rsidRPr="00922995" w14:paraId="7971E46B" w14:textId="77777777" w:rsidTr="00432D70">
        <w:trPr>
          <w:jc w:val="center"/>
        </w:trPr>
        <w:tc>
          <w:tcPr>
            <w:tcW w:w="5063" w:type="dxa"/>
          </w:tcPr>
          <w:p w14:paraId="0A63656C"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10 year and above</w:t>
            </w:r>
          </w:p>
        </w:tc>
        <w:tc>
          <w:tcPr>
            <w:tcW w:w="1417" w:type="dxa"/>
          </w:tcPr>
          <w:p w14:paraId="22369151" w14:textId="77777777" w:rsidR="00A75B18" w:rsidRPr="00922995" w:rsidRDefault="00A75B18" w:rsidP="00432D70">
            <w:pPr>
              <w:autoSpaceDE w:val="0"/>
              <w:autoSpaceDN w:val="0"/>
              <w:adjustRightInd w:val="0"/>
              <w:spacing w:before="0"/>
              <w:jc w:val="center"/>
              <w:rPr>
                <w:rFonts w:eastAsia="MinionPro-Regular"/>
                <w:sz w:val="20"/>
                <w:szCs w:val="20"/>
                <w:lang w:val="en-GB"/>
              </w:rPr>
            </w:pPr>
            <w:r w:rsidRPr="00922995">
              <w:rPr>
                <w:sz w:val="20"/>
                <w:szCs w:val="20"/>
                <w:lang w:val="en-GB"/>
              </w:rPr>
              <w:t>40 (10.38)</w:t>
            </w:r>
          </w:p>
        </w:tc>
        <w:tc>
          <w:tcPr>
            <w:tcW w:w="2275" w:type="dxa"/>
          </w:tcPr>
          <w:p w14:paraId="22718E6E"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67 (66-77)</w:t>
            </w:r>
          </w:p>
        </w:tc>
      </w:tr>
      <w:tr w:rsidR="00A75B18" w:rsidRPr="00922995" w14:paraId="26BA9292" w14:textId="77777777" w:rsidTr="00432D70">
        <w:trPr>
          <w:jc w:val="center"/>
        </w:trPr>
        <w:tc>
          <w:tcPr>
            <w:tcW w:w="6480" w:type="dxa"/>
            <w:gridSpan w:val="2"/>
          </w:tcPr>
          <w:p w14:paraId="2154C5E3" w14:textId="77777777" w:rsidR="00A75B18" w:rsidRPr="00922995" w:rsidRDefault="00A75B18" w:rsidP="00432D70">
            <w:pPr>
              <w:autoSpaceDE w:val="0"/>
              <w:autoSpaceDN w:val="0"/>
              <w:adjustRightInd w:val="0"/>
              <w:spacing w:before="0"/>
              <w:rPr>
                <w:sz w:val="20"/>
                <w:szCs w:val="20"/>
                <w:lang w:val="en-GB"/>
              </w:rPr>
            </w:pPr>
            <w:r w:rsidRPr="00922995">
              <w:rPr>
                <w:rFonts w:eastAsia="MinionPro-Regular"/>
                <w:sz w:val="20"/>
                <w:szCs w:val="20"/>
                <w:lang w:val="en-GB"/>
              </w:rPr>
              <w:t xml:space="preserve">Test and </w:t>
            </w:r>
            <w:r w:rsidRPr="00922995">
              <w:rPr>
                <w:rFonts w:eastAsia="MinionPro-Regular"/>
                <w:i/>
                <w:sz w:val="20"/>
                <w:szCs w:val="20"/>
                <w:lang w:val="en-GB"/>
              </w:rPr>
              <w:t>p</w:t>
            </w:r>
            <w:r w:rsidRPr="00922995">
              <w:rPr>
                <w:rFonts w:eastAsia="MinionPro-Regular"/>
                <w:sz w:val="20"/>
                <w:szCs w:val="20"/>
                <w:lang w:val="en-GB"/>
              </w:rPr>
              <w:t xml:space="preserve"> value</w:t>
            </w:r>
          </w:p>
        </w:tc>
        <w:tc>
          <w:tcPr>
            <w:tcW w:w="2275" w:type="dxa"/>
          </w:tcPr>
          <w:p w14:paraId="4C384BA3" w14:textId="77777777" w:rsidR="00A75B18" w:rsidRPr="00922995" w:rsidRDefault="00A75B18" w:rsidP="00432D70">
            <w:pPr>
              <w:pStyle w:val="ListeParagraf"/>
              <w:spacing w:before="0"/>
              <w:ind w:left="317"/>
              <w:jc w:val="center"/>
              <w:rPr>
                <w:rFonts w:cs="Times New Roman"/>
                <w:sz w:val="20"/>
                <w:szCs w:val="20"/>
              </w:rPr>
            </w:pPr>
            <w:r w:rsidRPr="00922995">
              <w:rPr>
                <w:rFonts w:cs="Times New Roman"/>
                <w:sz w:val="20"/>
                <w:szCs w:val="20"/>
              </w:rPr>
              <w:t xml:space="preserve">KW=3.452 </w:t>
            </w:r>
            <w:r w:rsidRPr="00922995">
              <w:rPr>
                <w:rFonts w:cs="Times New Roman"/>
                <w:i/>
                <w:sz w:val="20"/>
                <w:szCs w:val="20"/>
              </w:rPr>
              <w:t>p</w:t>
            </w:r>
            <w:r w:rsidRPr="00922995">
              <w:rPr>
                <w:rFonts w:cs="Times New Roman"/>
                <w:sz w:val="20"/>
                <w:szCs w:val="20"/>
              </w:rPr>
              <w:t>=0.420</w:t>
            </w:r>
          </w:p>
        </w:tc>
      </w:tr>
      <w:tr w:rsidR="00A75B18" w:rsidRPr="00922995" w14:paraId="3637E0C0" w14:textId="77777777" w:rsidTr="00432D70">
        <w:trPr>
          <w:jc w:val="center"/>
        </w:trPr>
        <w:tc>
          <w:tcPr>
            <w:tcW w:w="5063" w:type="dxa"/>
          </w:tcPr>
          <w:p w14:paraId="5E95A329" w14:textId="77777777" w:rsidR="00A75B18" w:rsidRPr="00922995" w:rsidRDefault="00A75B18" w:rsidP="00432D70">
            <w:pPr>
              <w:pStyle w:val="ListeParagraf"/>
              <w:spacing w:before="0"/>
              <w:ind w:left="0"/>
              <w:rPr>
                <w:rFonts w:cs="Times New Roman"/>
                <w:sz w:val="20"/>
                <w:szCs w:val="20"/>
                <w:lang w:val="en-GB"/>
              </w:rPr>
            </w:pPr>
            <w:r w:rsidRPr="00922995">
              <w:rPr>
                <w:rFonts w:cs="Times New Roman"/>
                <w:sz w:val="20"/>
                <w:szCs w:val="20"/>
                <w:lang w:val="en-GB"/>
              </w:rPr>
              <w:t>Preference for the profession</w:t>
            </w:r>
          </w:p>
        </w:tc>
        <w:tc>
          <w:tcPr>
            <w:tcW w:w="1417" w:type="dxa"/>
          </w:tcPr>
          <w:p w14:paraId="2DA1379C" w14:textId="77777777" w:rsidR="00A75B18" w:rsidRPr="00922995" w:rsidRDefault="00A75B18" w:rsidP="00432D70">
            <w:pPr>
              <w:autoSpaceDE w:val="0"/>
              <w:autoSpaceDN w:val="0"/>
              <w:adjustRightInd w:val="0"/>
              <w:spacing w:before="0"/>
              <w:rPr>
                <w:rFonts w:eastAsia="MinionPro-Regular"/>
                <w:sz w:val="20"/>
                <w:szCs w:val="20"/>
                <w:lang w:val="en-GB"/>
              </w:rPr>
            </w:pPr>
          </w:p>
        </w:tc>
        <w:tc>
          <w:tcPr>
            <w:tcW w:w="2275" w:type="dxa"/>
          </w:tcPr>
          <w:p w14:paraId="1CDF1BBD" w14:textId="77777777" w:rsidR="00A75B18" w:rsidRPr="00922995" w:rsidRDefault="00A75B18" w:rsidP="00432D70">
            <w:pPr>
              <w:pStyle w:val="ListeParagraf"/>
              <w:spacing w:before="0"/>
              <w:rPr>
                <w:rFonts w:cs="Times New Roman"/>
                <w:sz w:val="20"/>
                <w:szCs w:val="20"/>
              </w:rPr>
            </w:pPr>
          </w:p>
        </w:tc>
      </w:tr>
      <w:tr w:rsidR="00A75B18" w:rsidRPr="00922995" w14:paraId="5BECCB77" w14:textId="77777777" w:rsidTr="00432D70">
        <w:trPr>
          <w:jc w:val="center"/>
        </w:trPr>
        <w:tc>
          <w:tcPr>
            <w:tcW w:w="5063" w:type="dxa"/>
          </w:tcPr>
          <w:p w14:paraId="18B5FD58"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Willingly (Yes)</w:t>
            </w:r>
          </w:p>
        </w:tc>
        <w:tc>
          <w:tcPr>
            <w:tcW w:w="1417" w:type="dxa"/>
          </w:tcPr>
          <w:p w14:paraId="18C4D969" w14:textId="77777777" w:rsidR="00A75B18" w:rsidRPr="00922995" w:rsidRDefault="00A75B18" w:rsidP="00432D70">
            <w:pPr>
              <w:autoSpaceDE w:val="0"/>
              <w:autoSpaceDN w:val="0"/>
              <w:adjustRightInd w:val="0"/>
              <w:spacing w:before="0"/>
              <w:jc w:val="center"/>
              <w:rPr>
                <w:sz w:val="20"/>
                <w:szCs w:val="20"/>
                <w:lang w:val="en-GB"/>
              </w:rPr>
            </w:pPr>
            <w:r w:rsidRPr="00922995">
              <w:rPr>
                <w:sz w:val="20"/>
                <w:szCs w:val="20"/>
                <w:lang w:val="en-GB"/>
              </w:rPr>
              <w:t>93 (19.79)</w:t>
            </w:r>
          </w:p>
        </w:tc>
        <w:tc>
          <w:tcPr>
            <w:tcW w:w="2275" w:type="dxa"/>
          </w:tcPr>
          <w:p w14:paraId="52D54CB6"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69 (65-73)</w:t>
            </w:r>
          </w:p>
        </w:tc>
      </w:tr>
      <w:tr w:rsidR="00A75B18" w:rsidRPr="00922995" w14:paraId="39677A2D" w14:textId="77777777" w:rsidTr="00432D70">
        <w:trPr>
          <w:jc w:val="center"/>
        </w:trPr>
        <w:tc>
          <w:tcPr>
            <w:tcW w:w="5063" w:type="dxa"/>
          </w:tcPr>
          <w:p w14:paraId="26467CE8" w14:textId="77777777" w:rsidR="00A75B18" w:rsidRPr="00922995" w:rsidRDefault="00A75B18" w:rsidP="00A75B18">
            <w:pPr>
              <w:pStyle w:val="ListeParagraf"/>
              <w:numPr>
                <w:ilvl w:val="0"/>
                <w:numId w:val="5"/>
              </w:numPr>
              <w:spacing w:before="0"/>
              <w:ind w:left="0" w:hanging="1080"/>
              <w:jc w:val="left"/>
              <w:rPr>
                <w:rFonts w:cs="Times New Roman"/>
                <w:sz w:val="20"/>
                <w:szCs w:val="20"/>
                <w:lang w:val="en-GB"/>
              </w:rPr>
            </w:pPr>
            <w:r w:rsidRPr="00922995">
              <w:rPr>
                <w:rFonts w:cs="Times New Roman"/>
                <w:sz w:val="20"/>
                <w:szCs w:val="20"/>
                <w:lang w:val="en-GB"/>
              </w:rPr>
              <w:t>Unwillingly (No)</w:t>
            </w:r>
          </w:p>
        </w:tc>
        <w:tc>
          <w:tcPr>
            <w:tcW w:w="1417" w:type="dxa"/>
          </w:tcPr>
          <w:p w14:paraId="7932A09A" w14:textId="77777777" w:rsidR="00A75B18" w:rsidRPr="00922995" w:rsidRDefault="00A75B18" w:rsidP="00432D70">
            <w:pPr>
              <w:autoSpaceDE w:val="0"/>
              <w:autoSpaceDN w:val="0"/>
              <w:adjustRightInd w:val="0"/>
              <w:spacing w:before="0"/>
              <w:jc w:val="center"/>
              <w:rPr>
                <w:rFonts w:eastAsia="MinionPro-Regular"/>
                <w:sz w:val="20"/>
                <w:szCs w:val="20"/>
                <w:lang w:val="en-GB"/>
              </w:rPr>
            </w:pPr>
            <w:r w:rsidRPr="00922995">
              <w:rPr>
                <w:sz w:val="20"/>
                <w:szCs w:val="20"/>
                <w:lang w:val="en-GB"/>
              </w:rPr>
              <w:t>427 (80.20)</w:t>
            </w:r>
          </w:p>
        </w:tc>
        <w:tc>
          <w:tcPr>
            <w:tcW w:w="2275" w:type="dxa"/>
          </w:tcPr>
          <w:p w14:paraId="2648295C"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70 (65-74)</w:t>
            </w:r>
          </w:p>
        </w:tc>
      </w:tr>
      <w:tr w:rsidR="00A75B18" w:rsidRPr="00922995" w14:paraId="5ED556C9" w14:textId="77777777" w:rsidTr="00432D70">
        <w:trPr>
          <w:jc w:val="center"/>
        </w:trPr>
        <w:tc>
          <w:tcPr>
            <w:tcW w:w="6480" w:type="dxa"/>
            <w:gridSpan w:val="2"/>
          </w:tcPr>
          <w:p w14:paraId="51C6DC53" w14:textId="77777777" w:rsidR="00A75B18" w:rsidRPr="00922995" w:rsidRDefault="00A75B18" w:rsidP="00432D70">
            <w:pPr>
              <w:autoSpaceDE w:val="0"/>
              <w:autoSpaceDN w:val="0"/>
              <w:adjustRightInd w:val="0"/>
              <w:spacing w:before="0"/>
              <w:rPr>
                <w:rFonts w:eastAsia="MinionPro-Regular"/>
                <w:sz w:val="20"/>
                <w:szCs w:val="20"/>
                <w:lang w:val="en-GB"/>
              </w:rPr>
            </w:pPr>
            <w:r w:rsidRPr="00922995">
              <w:rPr>
                <w:rFonts w:eastAsia="MinionPro-Regular"/>
                <w:sz w:val="20"/>
                <w:szCs w:val="20"/>
                <w:lang w:val="en-GB"/>
              </w:rPr>
              <w:t xml:space="preserve">Test and </w:t>
            </w:r>
            <w:r w:rsidRPr="00922995">
              <w:rPr>
                <w:rFonts w:eastAsia="MinionPro-Regular"/>
                <w:i/>
                <w:sz w:val="20"/>
                <w:szCs w:val="20"/>
                <w:lang w:val="en-GB"/>
              </w:rPr>
              <w:t>p</w:t>
            </w:r>
            <w:r w:rsidRPr="00922995">
              <w:rPr>
                <w:rFonts w:eastAsia="MinionPro-Regular"/>
                <w:sz w:val="20"/>
                <w:szCs w:val="20"/>
                <w:lang w:val="en-GB"/>
              </w:rPr>
              <w:t xml:space="preserve"> value</w:t>
            </w:r>
          </w:p>
        </w:tc>
        <w:tc>
          <w:tcPr>
            <w:tcW w:w="2275" w:type="dxa"/>
          </w:tcPr>
          <w:p w14:paraId="54FF3D09" w14:textId="77777777" w:rsidR="00A75B18" w:rsidRPr="00922995" w:rsidRDefault="00A75B18" w:rsidP="00432D70">
            <w:pPr>
              <w:pStyle w:val="Default"/>
              <w:spacing w:before="0" w:line="240" w:lineRule="auto"/>
              <w:jc w:val="center"/>
              <w:rPr>
                <w:color w:val="auto"/>
                <w:sz w:val="20"/>
                <w:szCs w:val="20"/>
              </w:rPr>
            </w:pPr>
            <w:r w:rsidRPr="00922995">
              <w:rPr>
                <w:bCs/>
                <w:color w:val="auto"/>
                <w:sz w:val="20"/>
                <w:szCs w:val="20"/>
              </w:rPr>
              <w:t xml:space="preserve">U=9.51 </w:t>
            </w:r>
            <w:r w:rsidRPr="00922995">
              <w:rPr>
                <w:bCs/>
                <w:i/>
                <w:color w:val="auto"/>
                <w:sz w:val="20"/>
                <w:szCs w:val="20"/>
              </w:rPr>
              <w:t>p</w:t>
            </w:r>
            <w:r w:rsidRPr="00922995">
              <w:rPr>
                <w:bCs/>
                <w:color w:val="auto"/>
                <w:sz w:val="20"/>
                <w:szCs w:val="20"/>
              </w:rPr>
              <w:t>=0.005</w:t>
            </w:r>
          </w:p>
        </w:tc>
      </w:tr>
      <w:tr w:rsidR="00A75B18" w:rsidRPr="00922995" w14:paraId="3F780A6F" w14:textId="77777777" w:rsidTr="00432D70">
        <w:trPr>
          <w:jc w:val="center"/>
        </w:trPr>
        <w:tc>
          <w:tcPr>
            <w:tcW w:w="5063" w:type="dxa"/>
          </w:tcPr>
          <w:p w14:paraId="396F5907" w14:textId="77777777" w:rsidR="00A75B18" w:rsidRPr="00922995" w:rsidRDefault="00A75B18" w:rsidP="00432D70">
            <w:pPr>
              <w:spacing w:before="0"/>
              <w:rPr>
                <w:sz w:val="20"/>
                <w:szCs w:val="20"/>
                <w:lang w:val="en-GB"/>
              </w:rPr>
            </w:pPr>
            <w:r w:rsidRPr="00922995">
              <w:rPr>
                <w:sz w:val="20"/>
                <w:szCs w:val="20"/>
                <w:lang w:val="en-GB"/>
              </w:rPr>
              <w:t>Preference for the service you work with</w:t>
            </w:r>
          </w:p>
        </w:tc>
        <w:tc>
          <w:tcPr>
            <w:tcW w:w="1417" w:type="dxa"/>
          </w:tcPr>
          <w:p w14:paraId="7FB72C9E" w14:textId="77777777" w:rsidR="00A75B18" w:rsidRPr="00922995" w:rsidRDefault="00A75B18" w:rsidP="00432D70">
            <w:pPr>
              <w:autoSpaceDE w:val="0"/>
              <w:autoSpaceDN w:val="0"/>
              <w:adjustRightInd w:val="0"/>
              <w:spacing w:before="0"/>
              <w:rPr>
                <w:rFonts w:eastAsia="MinionPro-Regular"/>
                <w:sz w:val="20"/>
                <w:szCs w:val="20"/>
                <w:lang w:val="en-GB"/>
              </w:rPr>
            </w:pPr>
          </w:p>
        </w:tc>
        <w:tc>
          <w:tcPr>
            <w:tcW w:w="2275" w:type="dxa"/>
          </w:tcPr>
          <w:p w14:paraId="3137A9C0" w14:textId="77777777" w:rsidR="00A75B18" w:rsidRPr="00922995" w:rsidRDefault="00A75B18" w:rsidP="00432D70">
            <w:pPr>
              <w:pStyle w:val="ListeParagraf"/>
              <w:spacing w:before="0"/>
              <w:rPr>
                <w:rFonts w:cs="Times New Roman"/>
                <w:sz w:val="20"/>
                <w:szCs w:val="20"/>
              </w:rPr>
            </w:pPr>
          </w:p>
        </w:tc>
      </w:tr>
      <w:tr w:rsidR="00A75B18" w:rsidRPr="00922995" w14:paraId="468D4DA1" w14:textId="77777777" w:rsidTr="00432D70">
        <w:trPr>
          <w:jc w:val="center"/>
        </w:trPr>
        <w:tc>
          <w:tcPr>
            <w:tcW w:w="5063" w:type="dxa"/>
          </w:tcPr>
          <w:p w14:paraId="7B351C70" w14:textId="77777777" w:rsidR="00A75B18" w:rsidRPr="00922995" w:rsidRDefault="00A75B18" w:rsidP="00432D70">
            <w:pPr>
              <w:spacing w:before="0"/>
              <w:rPr>
                <w:sz w:val="20"/>
                <w:szCs w:val="20"/>
                <w:lang w:val="en-GB"/>
              </w:rPr>
            </w:pPr>
            <w:r w:rsidRPr="00922995">
              <w:rPr>
                <w:sz w:val="20"/>
                <w:szCs w:val="20"/>
                <w:lang w:val="en-GB"/>
              </w:rPr>
              <w:t>Willingly (Yes)</w:t>
            </w:r>
          </w:p>
        </w:tc>
        <w:tc>
          <w:tcPr>
            <w:tcW w:w="1417" w:type="dxa"/>
          </w:tcPr>
          <w:p w14:paraId="3F90E5E8" w14:textId="77777777" w:rsidR="00A75B18" w:rsidRPr="00922995" w:rsidRDefault="00A75B18" w:rsidP="00432D70">
            <w:pPr>
              <w:autoSpaceDE w:val="0"/>
              <w:autoSpaceDN w:val="0"/>
              <w:adjustRightInd w:val="0"/>
              <w:spacing w:before="0"/>
              <w:jc w:val="center"/>
              <w:rPr>
                <w:rFonts w:eastAsia="MinionPro-Regular"/>
                <w:sz w:val="20"/>
                <w:szCs w:val="20"/>
                <w:lang w:val="en-GB"/>
              </w:rPr>
            </w:pPr>
            <w:r w:rsidRPr="00922995">
              <w:rPr>
                <w:rFonts w:eastAsia="MinionPro-Regular"/>
                <w:sz w:val="20"/>
                <w:szCs w:val="20"/>
                <w:lang w:val="en-GB"/>
              </w:rPr>
              <w:t>451 (88.7)</w:t>
            </w:r>
          </w:p>
        </w:tc>
        <w:tc>
          <w:tcPr>
            <w:tcW w:w="2275" w:type="dxa"/>
          </w:tcPr>
          <w:p w14:paraId="34D0BA71"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70 (63-73)</w:t>
            </w:r>
          </w:p>
        </w:tc>
      </w:tr>
      <w:tr w:rsidR="00A75B18" w:rsidRPr="00922995" w14:paraId="32985687" w14:textId="77777777" w:rsidTr="00432D70">
        <w:trPr>
          <w:jc w:val="center"/>
        </w:trPr>
        <w:tc>
          <w:tcPr>
            <w:tcW w:w="5063" w:type="dxa"/>
          </w:tcPr>
          <w:p w14:paraId="35E7E564" w14:textId="77777777" w:rsidR="00A75B18" w:rsidRPr="00922995" w:rsidRDefault="00A75B18" w:rsidP="00432D70">
            <w:pPr>
              <w:spacing w:before="0"/>
              <w:rPr>
                <w:sz w:val="20"/>
                <w:szCs w:val="20"/>
                <w:lang w:val="en-GB"/>
              </w:rPr>
            </w:pPr>
            <w:r w:rsidRPr="00922995">
              <w:rPr>
                <w:sz w:val="20"/>
                <w:szCs w:val="20"/>
                <w:lang w:val="en-GB"/>
              </w:rPr>
              <w:t>Unwillingly (No)</w:t>
            </w:r>
          </w:p>
        </w:tc>
        <w:tc>
          <w:tcPr>
            <w:tcW w:w="1417" w:type="dxa"/>
          </w:tcPr>
          <w:p w14:paraId="1C58073F" w14:textId="77777777" w:rsidR="00A75B18" w:rsidRPr="00922995" w:rsidRDefault="00A75B18" w:rsidP="00432D70">
            <w:pPr>
              <w:autoSpaceDE w:val="0"/>
              <w:autoSpaceDN w:val="0"/>
              <w:adjustRightInd w:val="0"/>
              <w:spacing w:before="0"/>
              <w:jc w:val="center"/>
              <w:rPr>
                <w:rFonts w:eastAsia="MinionPro-Regular"/>
                <w:sz w:val="20"/>
                <w:szCs w:val="20"/>
                <w:lang w:val="en-GB"/>
              </w:rPr>
            </w:pPr>
            <w:r w:rsidRPr="00922995">
              <w:rPr>
                <w:rFonts w:eastAsia="MinionPro-Regular"/>
                <w:sz w:val="20"/>
                <w:szCs w:val="20"/>
                <w:lang w:val="en-GB"/>
              </w:rPr>
              <w:t>69 (11.3)</w:t>
            </w:r>
          </w:p>
        </w:tc>
        <w:tc>
          <w:tcPr>
            <w:tcW w:w="2275" w:type="dxa"/>
          </w:tcPr>
          <w:p w14:paraId="781AAE29" w14:textId="77777777" w:rsidR="00A75B18" w:rsidRPr="00922995" w:rsidRDefault="00A75B18" w:rsidP="00432D70">
            <w:pPr>
              <w:pStyle w:val="Default"/>
              <w:spacing w:before="0" w:line="240" w:lineRule="auto"/>
              <w:jc w:val="center"/>
              <w:rPr>
                <w:color w:val="auto"/>
                <w:sz w:val="20"/>
                <w:szCs w:val="20"/>
              </w:rPr>
            </w:pPr>
            <w:r w:rsidRPr="00922995">
              <w:rPr>
                <w:color w:val="auto"/>
                <w:sz w:val="20"/>
                <w:szCs w:val="20"/>
              </w:rPr>
              <w:t>72 (65-74)</w:t>
            </w:r>
          </w:p>
        </w:tc>
      </w:tr>
      <w:tr w:rsidR="00A75B18" w:rsidRPr="00922995" w14:paraId="2F4B4281" w14:textId="77777777" w:rsidTr="00432D70">
        <w:trPr>
          <w:jc w:val="center"/>
        </w:trPr>
        <w:tc>
          <w:tcPr>
            <w:tcW w:w="6480" w:type="dxa"/>
            <w:gridSpan w:val="2"/>
            <w:tcBorders>
              <w:bottom w:val="single" w:sz="4" w:space="0" w:color="auto"/>
            </w:tcBorders>
          </w:tcPr>
          <w:p w14:paraId="193C47CC" w14:textId="77777777" w:rsidR="00A75B18" w:rsidRPr="00922995" w:rsidRDefault="00A75B18" w:rsidP="00432D70">
            <w:pPr>
              <w:autoSpaceDE w:val="0"/>
              <w:autoSpaceDN w:val="0"/>
              <w:adjustRightInd w:val="0"/>
              <w:spacing w:before="0"/>
              <w:rPr>
                <w:rFonts w:eastAsia="MinionPro-Regular"/>
                <w:sz w:val="20"/>
                <w:szCs w:val="20"/>
                <w:lang w:val="en-GB"/>
              </w:rPr>
            </w:pPr>
            <w:r w:rsidRPr="00922995">
              <w:rPr>
                <w:rFonts w:eastAsia="MinionPro-Regular"/>
                <w:sz w:val="20"/>
                <w:szCs w:val="20"/>
                <w:lang w:val="en-GB"/>
              </w:rPr>
              <w:lastRenderedPageBreak/>
              <w:t xml:space="preserve">Test and </w:t>
            </w:r>
            <w:r w:rsidRPr="00922995">
              <w:rPr>
                <w:rFonts w:eastAsia="MinionPro-Regular"/>
                <w:i/>
                <w:sz w:val="20"/>
                <w:szCs w:val="20"/>
                <w:lang w:val="en-GB"/>
              </w:rPr>
              <w:t>p</w:t>
            </w:r>
            <w:r w:rsidRPr="00922995">
              <w:rPr>
                <w:rFonts w:eastAsia="MinionPro-Regular"/>
                <w:sz w:val="20"/>
                <w:szCs w:val="20"/>
                <w:lang w:val="en-GB"/>
              </w:rPr>
              <w:t xml:space="preserve"> value</w:t>
            </w:r>
          </w:p>
        </w:tc>
        <w:tc>
          <w:tcPr>
            <w:tcW w:w="2275" w:type="dxa"/>
            <w:tcBorders>
              <w:bottom w:val="single" w:sz="4" w:space="0" w:color="auto"/>
            </w:tcBorders>
          </w:tcPr>
          <w:p w14:paraId="389B0CEA" w14:textId="77777777" w:rsidR="00A75B18" w:rsidRPr="00922995" w:rsidRDefault="00A75B18" w:rsidP="00432D70">
            <w:pPr>
              <w:pStyle w:val="ListeParagraf"/>
              <w:spacing w:before="0"/>
              <w:ind w:left="177"/>
              <w:jc w:val="center"/>
              <w:rPr>
                <w:rFonts w:cs="Times New Roman"/>
                <w:sz w:val="20"/>
                <w:szCs w:val="20"/>
              </w:rPr>
            </w:pPr>
            <w:r w:rsidRPr="00922995">
              <w:rPr>
                <w:rFonts w:cs="Times New Roman"/>
                <w:sz w:val="20"/>
                <w:szCs w:val="20"/>
              </w:rPr>
              <w:t xml:space="preserve">U=5.498 </w:t>
            </w:r>
            <w:r w:rsidRPr="00922995">
              <w:rPr>
                <w:rFonts w:cs="Times New Roman"/>
                <w:i/>
                <w:sz w:val="20"/>
                <w:szCs w:val="20"/>
              </w:rPr>
              <w:t>p</w:t>
            </w:r>
            <w:r w:rsidRPr="00922995">
              <w:rPr>
                <w:rFonts w:cs="Times New Roman"/>
                <w:sz w:val="20"/>
                <w:szCs w:val="20"/>
              </w:rPr>
              <w:t>=0.017</w:t>
            </w:r>
          </w:p>
        </w:tc>
      </w:tr>
      <w:tr w:rsidR="00A75B18" w:rsidRPr="00922995" w14:paraId="638FFA27" w14:textId="77777777" w:rsidTr="00432D70">
        <w:trPr>
          <w:jc w:val="center"/>
        </w:trPr>
        <w:tc>
          <w:tcPr>
            <w:tcW w:w="8755" w:type="dxa"/>
            <w:gridSpan w:val="3"/>
            <w:tcBorders>
              <w:top w:val="single" w:sz="4" w:space="0" w:color="auto"/>
            </w:tcBorders>
          </w:tcPr>
          <w:p w14:paraId="75430C00" w14:textId="77777777" w:rsidR="00A75B18" w:rsidRPr="00F301E8" w:rsidRDefault="00A75B18" w:rsidP="00432D70">
            <w:pPr>
              <w:tabs>
                <w:tab w:val="left" w:pos="1547"/>
              </w:tabs>
              <w:spacing w:line="360" w:lineRule="auto"/>
              <w:rPr>
                <w:bCs/>
                <w:sz w:val="18"/>
                <w:szCs w:val="18"/>
              </w:rPr>
            </w:pPr>
            <w:r w:rsidRPr="00922995">
              <w:rPr>
                <w:sz w:val="18"/>
                <w:szCs w:val="18"/>
              </w:rPr>
              <w:t xml:space="preserve">U= Mann Whitney U Test, KW=Kruskal Wallis Test, ss= Standard Deviation, Q2= Median, Q1= 25. percentage, Q3= 75. percentage </w:t>
            </w:r>
            <w:r w:rsidRPr="00922995">
              <w:rPr>
                <w:i/>
                <w:sz w:val="18"/>
                <w:szCs w:val="18"/>
              </w:rPr>
              <w:t>p</w:t>
            </w:r>
            <w:r w:rsidRPr="00922995">
              <w:rPr>
                <w:sz w:val="18"/>
                <w:szCs w:val="18"/>
              </w:rPr>
              <w:t>= Significance</w:t>
            </w:r>
          </w:p>
          <w:p w14:paraId="28306499" w14:textId="77777777" w:rsidR="00A75B18" w:rsidRPr="00922995" w:rsidRDefault="00A75B18" w:rsidP="00432D70">
            <w:pPr>
              <w:pStyle w:val="ListeParagraf"/>
              <w:spacing w:before="0"/>
              <w:ind w:left="177"/>
              <w:jc w:val="center"/>
              <w:rPr>
                <w:sz w:val="20"/>
                <w:szCs w:val="20"/>
              </w:rPr>
            </w:pPr>
          </w:p>
        </w:tc>
      </w:tr>
    </w:tbl>
    <w:p w14:paraId="257C8954" w14:textId="77777777" w:rsidR="00A75B18" w:rsidRPr="008C388F" w:rsidRDefault="00A75B18" w:rsidP="00A75B18">
      <w:pPr>
        <w:rPr>
          <w:lang w:val="en-US"/>
        </w:rPr>
      </w:pPr>
      <w:r w:rsidRPr="008C388F">
        <w:rPr>
          <w:lang w:val="en-US"/>
        </w:rPr>
        <w:t xml:space="preserve">The average Compassion Scale score of nurses working in the pediatric clinic is 90.54±10.55, and that of nurses working in other clinics (internal medicine, surgery, gynecology, etc.) is 12.08±7.49. There is a negative, weak and statistically significant relationship between the compassion scale used to compare the compassion levels of nurses working in a pediatric clinic and nurses working in other clinics (internal medicine, surgery, gynecology, etc.) (r=-0.165; </w:t>
      </w:r>
      <w:r w:rsidRPr="00922995">
        <w:rPr>
          <w:i/>
          <w:lang w:val="en-US"/>
        </w:rPr>
        <w:t>p</w:t>
      </w:r>
      <w:r w:rsidRPr="00922995">
        <w:rPr>
          <w:lang w:val="en-US"/>
        </w:rPr>
        <w:t>=</w:t>
      </w:r>
      <w:r w:rsidRPr="008C388F">
        <w:rPr>
          <w:lang w:val="en-US"/>
        </w:rPr>
        <w:t>0.015) (Table 3).</w:t>
      </w:r>
    </w:p>
    <w:p w14:paraId="35AD2938" w14:textId="77777777" w:rsidR="00A75B18" w:rsidRPr="008C388F" w:rsidRDefault="00A75B18" w:rsidP="00A736E9">
      <w:pPr>
        <w:pStyle w:val="TableTitle"/>
      </w:pPr>
      <w:r w:rsidRPr="008C388F">
        <w:t xml:space="preserve">Table 3. </w:t>
      </w:r>
      <w:r w:rsidRPr="00A736E9">
        <w:rPr>
          <w:b w:val="0"/>
          <w:bCs/>
        </w:rPr>
        <w:t>Compassion Scale (CS) Score averages and correlations (n=520).</w:t>
      </w:r>
    </w:p>
    <w:tbl>
      <w:tblPr>
        <w:tblStyle w:val="TabloKlavuzu"/>
        <w:tblW w:w="9747"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1134"/>
        <w:gridCol w:w="992"/>
        <w:gridCol w:w="851"/>
        <w:gridCol w:w="992"/>
        <w:gridCol w:w="1559"/>
      </w:tblGrid>
      <w:tr w:rsidR="00A75B18" w:rsidRPr="000E01C0" w14:paraId="1C76C4E9" w14:textId="77777777" w:rsidTr="00432D70">
        <w:tc>
          <w:tcPr>
            <w:tcW w:w="4219" w:type="dxa"/>
            <w:tcBorders>
              <w:top w:val="single" w:sz="4" w:space="0" w:color="auto"/>
              <w:bottom w:val="single" w:sz="4" w:space="0" w:color="auto"/>
            </w:tcBorders>
            <w:shd w:val="clear" w:color="auto" w:fill="F2F2F2" w:themeFill="background1" w:themeFillShade="F2"/>
            <w:vAlign w:val="center"/>
          </w:tcPr>
          <w:p w14:paraId="4F130AAE" w14:textId="77777777" w:rsidR="00A75B18" w:rsidRPr="000E01C0" w:rsidRDefault="00A75B18" w:rsidP="00432D70">
            <w:pPr>
              <w:spacing w:before="0" w:after="40"/>
              <w:jc w:val="center"/>
              <w:rPr>
                <w:sz w:val="20"/>
                <w:szCs w:val="20"/>
                <w:lang w:val="en-GB"/>
              </w:rPr>
            </w:pPr>
            <w:r w:rsidRPr="000E01C0">
              <w:rPr>
                <w:bCs/>
                <w:sz w:val="20"/>
                <w:szCs w:val="20"/>
                <w:lang w:val="en-GB"/>
              </w:rPr>
              <w:t>Compassion Scale (CS)</w:t>
            </w:r>
          </w:p>
        </w:tc>
        <w:tc>
          <w:tcPr>
            <w:tcW w:w="1134" w:type="dxa"/>
            <w:tcBorders>
              <w:top w:val="single" w:sz="4" w:space="0" w:color="auto"/>
              <w:bottom w:val="single" w:sz="4" w:space="0" w:color="auto"/>
            </w:tcBorders>
            <w:shd w:val="clear" w:color="auto" w:fill="F2F2F2" w:themeFill="background1" w:themeFillShade="F2"/>
            <w:vAlign w:val="center"/>
          </w:tcPr>
          <w:p w14:paraId="288D9E0A" w14:textId="77777777" w:rsidR="00A75B18" w:rsidRPr="000E01C0" w:rsidRDefault="00A75B18" w:rsidP="00432D70">
            <w:pPr>
              <w:spacing w:before="0" w:after="40"/>
              <w:jc w:val="center"/>
              <w:rPr>
                <w:sz w:val="20"/>
                <w:szCs w:val="20"/>
                <w:lang w:val="en-GB"/>
              </w:rPr>
            </w:pPr>
            <w:r w:rsidRPr="000E01C0">
              <w:rPr>
                <w:sz w:val="20"/>
                <w:szCs w:val="20"/>
                <w:lang w:val="en-GB"/>
              </w:rPr>
              <w:t>Min.</w:t>
            </w:r>
          </w:p>
        </w:tc>
        <w:tc>
          <w:tcPr>
            <w:tcW w:w="992" w:type="dxa"/>
            <w:tcBorders>
              <w:top w:val="single" w:sz="4" w:space="0" w:color="auto"/>
              <w:bottom w:val="single" w:sz="4" w:space="0" w:color="auto"/>
            </w:tcBorders>
            <w:shd w:val="clear" w:color="auto" w:fill="F2F2F2" w:themeFill="background1" w:themeFillShade="F2"/>
            <w:vAlign w:val="center"/>
          </w:tcPr>
          <w:p w14:paraId="5BF49D87" w14:textId="77777777" w:rsidR="00A75B18" w:rsidRPr="000E01C0" w:rsidRDefault="00A75B18" w:rsidP="00432D70">
            <w:pPr>
              <w:spacing w:before="0" w:after="40"/>
              <w:jc w:val="center"/>
              <w:rPr>
                <w:sz w:val="20"/>
                <w:szCs w:val="20"/>
                <w:lang w:val="en-GB"/>
              </w:rPr>
            </w:pPr>
            <w:r w:rsidRPr="000E01C0">
              <w:rPr>
                <w:sz w:val="20"/>
                <w:szCs w:val="20"/>
                <w:lang w:val="en-GB"/>
              </w:rPr>
              <w:t>Max</w:t>
            </w:r>
          </w:p>
        </w:tc>
        <w:tc>
          <w:tcPr>
            <w:tcW w:w="851" w:type="dxa"/>
            <w:tcBorders>
              <w:top w:val="single" w:sz="4" w:space="0" w:color="auto"/>
              <w:bottom w:val="single" w:sz="4" w:space="0" w:color="auto"/>
            </w:tcBorders>
            <w:shd w:val="clear" w:color="auto" w:fill="F2F2F2" w:themeFill="background1" w:themeFillShade="F2"/>
            <w:vAlign w:val="center"/>
          </w:tcPr>
          <w:p w14:paraId="524C3136" w14:textId="77777777" w:rsidR="00A75B18" w:rsidRPr="000E01C0" w:rsidRDefault="00A75B18" w:rsidP="00432D70">
            <w:pPr>
              <w:spacing w:before="0" w:after="40"/>
              <w:jc w:val="center"/>
              <w:rPr>
                <w:sz w:val="20"/>
                <w:szCs w:val="20"/>
                <w:lang w:val="en-GB"/>
              </w:rPr>
            </w:pPr>
            <w:r>
              <w:rPr>
                <w:sz w:val="20"/>
                <w:szCs w:val="20"/>
                <w:lang w:val="en-GB"/>
              </w:rPr>
              <w:t>Med</w:t>
            </w:r>
            <w:r w:rsidRPr="000E01C0">
              <w:rPr>
                <w:sz w:val="20"/>
                <w:szCs w:val="20"/>
                <w:lang w:val="en-GB"/>
              </w:rPr>
              <w:t>.</w:t>
            </w:r>
          </w:p>
        </w:tc>
        <w:tc>
          <w:tcPr>
            <w:tcW w:w="992" w:type="dxa"/>
            <w:tcBorders>
              <w:top w:val="single" w:sz="4" w:space="0" w:color="auto"/>
              <w:bottom w:val="single" w:sz="4" w:space="0" w:color="auto"/>
            </w:tcBorders>
            <w:shd w:val="clear" w:color="auto" w:fill="F2F2F2" w:themeFill="background1" w:themeFillShade="F2"/>
            <w:vAlign w:val="center"/>
          </w:tcPr>
          <w:p w14:paraId="5008D768" w14:textId="77777777" w:rsidR="00A75B18" w:rsidRPr="000E01C0" w:rsidRDefault="00A75B18" w:rsidP="00432D70">
            <w:pPr>
              <w:spacing w:before="0" w:after="40"/>
              <w:jc w:val="center"/>
              <w:rPr>
                <w:sz w:val="20"/>
                <w:szCs w:val="20"/>
                <w:lang w:val="en-GB"/>
              </w:rPr>
            </w:pPr>
            <w:r w:rsidRPr="000E01C0">
              <w:rPr>
                <w:sz w:val="20"/>
                <w:szCs w:val="20"/>
                <w:lang w:val="en-GB"/>
              </w:rPr>
              <w:t>Sd</w:t>
            </w:r>
          </w:p>
        </w:tc>
        <w:tc>
          <w:tcPr>
            <w:tcW w:w="1559" w:type="dxa"/>
            <w:tcBorders>
              <w:top w:val="single" w:sz="4" w:space="0" w:color="auto"/>
              <w:bottom w:val="single" w:sz="4" w:space="0" w:color="auto"/>
            </w:tcBorders>
            <w:shd w:val="clear" w:color="auto" w:fill="F2F2F2" w:themeFill="background1" w:themeFillShade="F2"/>
            <w:vAlign w:val="center"/>
          </w:tcPr>
          <w:p w14:paraId="7E3C951B" w14:textId="77777777" w:rsidR="00A75B18" w:rsidRPr="000E01C0" w:rsidRDefault="00A75B18" w:rsidP="00432D70">
            <w:pPr>
              <w:spacing w:before="0" w:after="40"/>
              <w:jc w:val="center"/>
              <w:rPr>
                <w:sz w:val="20"/>
                <w:szCs w:val="20"/>
                <w:lang w:val="en-GB"/>
              </w:rPr>
            </w:pPr>
            <w:r w:rsidRPr="000E01C0">
              <w:rPr>
                <w:sz w:val="20"/>
                <w:szCs w:val="20"/>
                <w:lang w:val="en-GB"/>
              </w:rPr>
              <w:t>Test</w:t>
            </w:r>
          </w:p>
          <w:p w14:paraId="75313553" w14:textId="77777777" w:rsidR="00A75B18" w:rsidRPr="000E01C0" w:rsidRDefault="00A75B18" w:rsidP="00432D70">
            <w:pPr>
              <w:spacing w:before="0" w:after="40"/>
              <w:jc w:val="center"/>
              <w:rPr>
                <w:sz w:val="20"/>
                <w:szCs w:val="20"/>
                <w:lang w:val="en-GB"/>
              </w:rPr>
            </w:pPr>
            <w:r w:rsidRPr="000E01C0">
              <w:rPr>
                <w:sz w:val="20"/>
                <w:szCs w:val="20"/>
                <w:lang w:val="en-GB"/>
              </w:rPr>
              <w:t>and</w:t>
            </w:r>
          </w:p>
          <w:p w14:paraId="7BD7AF8E" w14:textId="77777777" w:rsidR="00A75B18" w:rsidRPr="000E01C0" w:rsidRDefault="00A75B18" w:rsidP="00432D70">
            <w:pPr>
              <w:spacing w:before="0" w:after="40"/>
              <w:jc w:val="center"/>
              <w:rPr>
                <w:sz w:val="20"/>
                <w:szCs w:val="20"/>
                <w:lang w:val="en-GB"/>
              </w:rPr>
            </w:pPr>
            <w:r w:rsidRPr="000E01C0">
              <w:rPr>
                <w:sz w:val="20"/>
                <w:szCs w:val="20"/>
                <w:lang w:val="en-GB"/>
              </w:rPr>
              <w:t>materiality</w:t>
            </w:r>
          </w:p>
        </w:tc>
      </w:tr>
      <w:tr w:rsidR="00A75B18" w:rsidRPr="000E01C0" w14:paraId="7967F8BB" w14:textId="77777777" w:rsidTr="00432D70">
        <w:tc>
          <w:tcPr>
            <w:tcW w:w="4219" w:type="dxa"/>
            <w:tcBorders>
              <w:top w:val="single" w:sz="4" w:space="0" w:color="auto"/>
              <w:bottom w:val="nil"/>
            </w:tcBorders>
          </w:tcPr>
          <w:p w14:paraId="136CEEE5" w14:textId="77777777" w:rsidR="00A75B18" w:rsidRPr="000E01C0" w:rsidRDefault="00A75B18" w:rsidP="00432D70">
            <w:pPr>
              <w:spacing w:before="0" w:after="40"/>
              <w:rPr>
                <w:sz w:val="20"/>
                <w:szCs w:val="20"/>
                <w:lang w:val="en-GB"/>
              </w:rPr>
            </w:pPr>
            <w:r w:rsidRPr="000E01C0">
              <w:rPr>
                <w:sz w:val="20"/>
                <w:szCs w:val="20"/>
                <w:lang w:val="en-GB"/>
              </w:rPr>
              <w:t>Nurses working in pediatrics clinic</w:t>
            </w:r>
          </w:p>
        </w:tc>
        <w:tc>
          <w:tcPr>
            <w:tcW w:w="1134" w:type="dxa"/>
            <w:tcBorders>
              <w:top w:val="single" w:sz="4" w:space="0" w:color="auto"/>
              <w:bottom w:val="nil"/>
            </w:tcBorders>
            <w:vAlign w:val="center"/>
          </w:tcPr>
          <w:p w14:paraId="55158F45" w14:textId="77777777" w:rsidR="00A75B18" w:rsidRPr="000E01C0" w:rsidRDefault="00A75B18" w:rsidP="00432D70">
            <w:pPr>
              <w:spacing w:before="0" w:after="40"/>
              <w:jc w:val="center"/>
              <w:rPr>
                <w:sz w:val="20"/>
                <w:szCs w:val="20"/>
                <w:lang w:val="en-GB"/>
              </w:rPr>
            </w:pPr>
            <w:r w:rsidRPr="000E01C0">
              <w:rPr>
                <w:sz w:val="20"/>
                <w:szCs w:val="20"/>
                <w:lang w:val="en-GB"/>
              </w:rPr>
              <w:t>62,00</w:t>
            </w:r>
          </w:p>
        </w:tc>
        <w:tc>
          <w:tcPr>
            <w:tcW w:w="992" w:type="dxa"/>
            <w:tcBorders>
              <w:top w:val="single" w:sz="4" w:space="0" w:color="auto"/>
              <w:bottom w:val="nil"/>
            </w:tcBorders>
            <w:vAlign w:val="center"/>
          </w:tcPr>
          <w:p w14:paraId="3726403B" w14:textId="77777777" w:rsidR="00A75B18" w:rsidRPr="000E01C0" w:rsidRDefault="00A75B18" w:rsidP="00432D70">
            <w:pPr>
              <w:spacing w:before="0" w:after="40"/>
              <w:jc w:val="center"/>
              <w:rPr>
                <w:sz w:val="20"/>
                <w:szCs w:val="20"/>
                <w:lang w:val="en-GB"/>
              </w:rPr>
            </w:pPr>
            <w:r w:rsidRPr="000E01C0">
              <w:rPr>
                <w:sz w:val="20"/>
                <w:szCs w:val="20"/>
                <w:lang w:val="en-GB"/>
              </w:rPr>
              <w:t>184,00</w:t>
            </w:r>
          </w:p>
        </w:tc>
        <w:tc>
          <w:tcPr>
            <w:tcW w:w="851" w:type="dxa"/>
            <w:tcBorders>
              <w:top w:val="single" w:sz="4" w:space="0" w:color="auto"/>
              <w:bottom w:val="nil"/>
            </w:tcBorders>
            <w:vAlign w:val="center"/>
          </w:tcPr>
          <w:p w14:paraId="517ADC11" w14:textId="77777777" w:rsidR="00A75B18" w:rsidRPr="000E01C0" w:rsidRDefault="00A75B18" w:rsidP="00432D70">
            <w:pPr>
              <w:spacing w:before="0" w:after="40"/>
              <w:jc w:val="center"/>
              <w:rPr>
                <w:sz w:val="20"/>
                <w:szCs w:val="20"/>
                <w:lang w:val="en-GB"/>
              </w:rPr>
            </w:pPr>
            <w:r w:rsidRPr="000E01C0">
              <w:rPr>
                <w:sz w:val="20"/>
                <w:szCs w:val="20"/>
                <w:lang w:val="en-GB"/>
              </w:rPr>
              <w:t>90,54</w:t>
            </w:r>
          </w:p>
        </w:tc>
        <w:tc>
          <w:tcPr>
            <w:tcW w:w="992" w:type="dxa"/>
            <w:tcBorders>
              <w:top w:val="single" w:sz="4" w:space="0" w:color="auto"/>
              <w:bottom w:val="nil"/>
            </w:tcBorders>
            <w:vAlign w:val="center"/>
          </w:tcPr>
          <w:p w14:paraId="715960B3" w14:textId="77777777" w:rsidR="00A75B18" w:rsidRPr="000E01C0" w:rsidRDefault="00A75B18" w:rsidP="00432D70">
            <w:pPr>
              <w:spacing w:before="0" w:after="40"/>
              <w:jc w:val="center"/>
              <w:rPr>
                <w:sz w:val="20"/>
                <w:szCs w:val="20"/>
                <w:lang w:val="en-GB"/>
              </w:rPr>
            </w:pPr>
            <w:r w:rsidRPr="000E01C0">
              <w:rPr>
                <w:sz w:val="20"/>
                <w:szCs w:val="20"/>
                <w:lang w:val="en-GB"/>
              </w:rPr>
              <w:t>10,55</w:t>
            </w:r>
          </w:p>
        </w:tc>
        <w:tc>
          <w:tcPr>
            <w:tcW w:w="1559" w:type="dxa"/>
            <w:tcBorders>
              <w:top w:val="single" w:sz="4" w:space="0" w:color="auto"/>
              <w:bottom w:val="nil"/>
            </w:tcBorders>
            <w:vAlign w:val="center"/>
          </w:tcPr>
          <w:p w14:paraId="0CDF9BC8" w14:textId="77777777" w:rsidR="00A75B18" w:rsidRPr="000E01C0" w:rsidRDefault="00A75B18" w:rsidP="00432D70">
            <w:pPr>
              <w:spacing w:before="0" w:after="40"/>
              <w:jc w:val="center"/>
              <w:rPr>
                <w:sz w:val="20"/>
                <w:szCs w:val="20"/>
                <w:lang w:val="en-GB"/>
              </w:rPr>
            </w:pPr>
            <w:r w:rsidRPr="000E01C0">
              <w:rPr>
                <w:sz w:val="20"/>
                <w:szCs w:val="20"/>
                <w:lang w:val="en-GB"/>
              </w:rPr>
              <w:t>r= 0,165</w:t>
            </w:r>
          </w:p>
        </w:tc>
      </w:tr>
      <w:tr w:rsidR="00A75B18" w:rsidRPr="00922995" w14:paraId="17CE2D8C" w14:textId="77777777" w:rsidTr="00432D70">
        <w:tc>
          <w:tcPr>
            <w:tcW w:w="4219" w:type="dxa"/>
            <w:tcBorders>
              <w:top w:val="nil"/>
              <w:bottom w:val="single" w:sz="4" w:space="0" w:color="auto"/>
            </w:tcBorders>
          </w:tcPr>
          <w:p w14:paraId="24BE1D2A" w14:textId="77777777" w:rsidR="00A75B18" w:rsidRPr="00922995" w:rsidRDefault="00A75B18" w:rsidP="00432D70">
            <w:pPr>
              <w:spacing w:before="0" w:after="40"/>
              <w:rPr>
                <w:sz w:val="20"/>
                <w:szCs w:val="20"/>
                <w:lang w:val="en-GB"/>
              </w:rPr>
            </w:pPr>
            <w:r w:rsidRPr="00922995">
              <w:rPr>
                <w:sz w:val="20"/>
                <w:szCs w:val="20"/>
                <w:lang w:val="en-GB"/>
              </w:rPr>
              <w:t>Nurses working in other clinics (internal medicine, surgery, gynaecology, etc.)</w:t>
            </w:r>
          </w:p>
        </w:tc>
        <w:tc>
          <w:tcPr>
            <w:tcW w:w="1134" w:type="dxa"/>
            <w:tcBorders>
              <w:top w:val="nil"/>
              <w:bottom w:val="single" w:sz="4" w:space="0" w:color="auto"/>
            </w:tcBorders>
            <w:vAlign w:val="center"/>
          </w:tcPr>
          <w:p w14:paraId="2C719838" w14:textId="77777777" w:rsidR="00A75B18" w:rsidRPr="00922995" w:rsidRDefault="00A75B18" w:rsidP="00432D70">
            <w:pPr>
              <w:spacing w:before="0" w:after="40"/>
              <w:jc w:val="center"/>
              <w:rPr>
                <w:sz w:val="20"/>
                <w:szCs w:val="20"/>
                <w:lang w:val="en-GB"/>
              </w:rPr>
            </w:pPr>
            <w:r w:rsidRPr="00922995">
              <w:rPr>
                <w:sz w:val="20"/>
                <w:szCs w:val="20"/>
                <w:lang w:val="en-GB"/>
              </w:rPr>
              <w:t>0,00</w:t>
            </w:r>
          </w:p>
        </w:tc>
        <w:tc>
          <w:tcPr>
            <w:tcW w:w="992" w:type="dxa"/>
            <w:tcBorders>
              <w:top w:val="nil"/>
              <w:bottom w:val="single" w:sz="4" w:space="0" w:color="auto"/>
            </w:tcBorders>
            <w:vAlign w:val="center"/>
          </w:tcPr>
          <w:p w14:paraId="1CE96C85" w14:textId="77777777" w:rsidR="00A75B18" w:rsidRPr="00922995" w:rsidRDefault="00A75B18" w:rsidP="00432D70">
            <w:pPr>
              <w:spacing w:before="0" w:after="40"/>
              <w:jc w:val="center"/>
              <w:rPr>
                <w:sz w:val="20"/>
                <w:szCs w:val="20"/>
                <w:lang w:val="en-GB"/>
              </w:rPr>
            </w:pPr>
            <w:r w:rsidRPr="00922995">
              <w:rPr>
                <w:sz w:val="20"/>
                <w:szCs w:val="20"/>
                <w:lang w:val="en-GB"/>
              </w:rPr>
              <w:t>48,00</w:t>
            </w:r>
          </w:p>
        </w:tc>
        <w:tc>
          <w:tcPr>
            <w:tcW w:w="851" w:type="dxa"/>
            <w:tcBorders>
              <w:top w:val="nil"/>
              <w:bottom w:val="single" w:sz="4" w:space="0" w:color="auto"/>
            </w:tcBorders>
            <w:vAlign w:val="center"/>
          </w:tcPr>
          <w:p w14:paraId="41F4EB6E" w14:textId="77777777" w:rsidR="00A75B18" w:rsidRPr="00922995" w:rsidRDefault="00A75B18" w:rsidP="00432D70">
            <w:pPr>
              <w:spacing w:before="0" w:after="40"/>
              <w:jc w:val="center"/>
              <w:rPr>
                <w:sz w:val="20"/>
                <w:szCs w:val="20"/>
                <w:lang w:val="en-GB"/>
              </w:rPr>
            </w:pPr>
            <w:r w:rsidRPr="00922995">
              <w:rPr>
                <w:sz w:val="20"/>
                <w:szCs w:val="20"/>
                <w:lang w:val="en-GB"/>
              </w:rPr>
              <w:t>12,08</w:t>
            </w:r>
          </w:p>
        </w:tc>
        <w:tc>
          <w:tcPr>
            <w:tcW w:w="992" w:type="dxa"/>
            <w:tcBorders>
              <w:top w:val="nil"/>
              <w:bottom w:val="single" w:sz="4" w:space="0" w:color="auto"/>
            </w:tcBorders>
            <w:vAlign w:val="center"/>
          </w:tcPr>
          <w:p w14:paraId="6BF8AEE1" w14:textId="77777777" w:rsidR="00A75B18" w:rsidRPr="00922995" w:rsidRDefault="00A75B18" w:rsidP="00432D70">
            <w:pPr>
              <w:spacing w:before="0" w:after="40"/>
              <w:jc w:val="center"/>
              <w:rPr>
                <w:sz w:val="20"/>
                <w:szCs w:val="20"/>
                <w:lang w:val="en-GB"/>
              </w:rPr>
            </w:pPr>
            <w:r w:rsidRPr="00922995">
              <w:rPr>
                <w:sz w:val="20"/>
                <w:szCs w:val="20"/>
                <w:lang w:val="en-GB"/>
              </w:rPr>
              <w:t>7,49</w:t>
            </w:r>
          </w:p>
        </w:tc>
        <w:tc>
          <w:tcPr>
            <w:tcW w:w="1559" w:type="dxa"/>
            <w:tcBorders>
              <w:top w:val="nil"/>
              <w:bottom w:val="single" w:sz="4" w:space="0" w:color="auto"/>
            </w:tcBorders>
            <w:vAlign w:val="center"/>
          </w:tcPr>
          <w:p w14:paraId="3E59D85D" w14:textId="77777777" w:rsidR="00A75B18" w:rsidRPr="00922995" w:rsidRDefault="00A75B18" w:rsidP="00432D70">
            <w:pPr>
              <w:spacing w:before="0" w:after="40"/>
              <w:jc w:val="center"/>
              <w:rPr>
                <w:sz w:val="20"/>
                <w:szCs w:val="20"/>
                <w:lang w:val="en-GB"/>
              </w:rPr>
            </w:pPr>
            <w:r w:rsidRPr="00922995">
              <w:rPr>
                <w:i/>
                <w:sz w:val="20"/>
                <w:szCs w:val="20"/>
                <w:lang w:val="en-GB"/>
              </w:rPr>
              <w:t>p</w:t>
            </w:r>
            <w:r w:rsidRPr="00922995">
              <w:rPr>
                <w:sz w:val="20"/>
                <w:szCs w:val="20"/>
                <w:lang w:val="en-GB"/>
              </w:rPr>
              <w:t>= 0,015*</w:t>
            </w:r>
          </w:p>
        </w:tc>
      </w:tr>
      <w:tr w:rsidR="00A75B18" w:rsidRPr="00922995" w14:paraId="71E258CC" w14:textId="77777777" w:rsidTr="00432D70">
        <w:tc>
          <w:tcPr>
            <w:tcW w:w="9747" w:type="dxa"/>
            <w:gridSpan w:val="6"/>
            <w:tcBorders>
              <w:top w:val="single" w:sz="4" w:space="0" w:color="auto"/>
              <w:bottom w:val="nil"/>
            </w:tcBorders>
          </w:tcPr>
          <w:p w14:paraId="5BB60B74" w14:textId="77777777" w:rsidR="00A75B18" w:rsidRPr="000427BD" w:rsidRDefault="00A75B18" w:rsidP="00432D70">
            <w:pPr>
              <w:tabs>
                <w:tab w:val="left" w:pos="1547"/>
              </w:tabs>
              <w:spacing w:before="0" w:after="40"/>
              <w:rPr>
                <w:bCs/>
                <w:sz w:val="18"/>
                <w:szCs w:val="20"/>
              </w:rPr>
            </w:pPr>
            <w:r w:rsidRPr="00922995">
              <w:rPr>
                <w:bCs/>
                <w:sz w:val="18"/>
                <w:szCs w:val="20"/>
              </w:rPr>
              <w:t>sd=Standard Deviation, Min=Minimum Value, Max=Maximum Value, r=Korelasyon Test. *</w:t>
            </w:r>
            <w:r w:rsidRPr="00922995">
              <w:rPr>
                <w:bCs/>
                <w:i/>
                <w:sz w:val="18"/>
                <w:szCs w:val="20"/>
              </w:rPr>
              <w:t>p</w:t>
            </w:r>
            <w:r w:rsidRPr="00922995">
              <w:rPr>
                <w:bCs/>
                <w:sz w:val="18"/>
                <w:szCs w:val="20"/>
              </w:rPr>
              <w:t>&lt;0.05</w:t>
            </w:r>
          </w:p>
        </w:tc>
      </w:tr>
    </w:tbl>
    <w:p w14:paraId="13758D63" w14:textId="77777777" w:rsidR="00A75B18" w:rsidRPr="008C388F" w:rsidRDefault="00A75B18" w:rsidP="00A75B18">
      <w:pPr>
        <w:pStyle w:val="Balk1"/>
        <w:rPr>
          <w:bCs w:val="0"/>
          <w:lang w:val="en-US"/>
        </w:rPr>
      </w:pPr>
      <w:r w:rsidRPr="008C388F">
        <w:rPr>
          <w:lang w:val="en-US"/>
        </w:rPr>
        <w:t>Discussion</w:t>
      </w:r>
    </w:p>
    <w:p w14:paraId="1FBDCB6F" w14:textId="77777777" w:rsidR="00A75B18" w:rsidRDefault="00A75B18" w:rsidP="00A75B18">
      <w:pPr>
        <w:rPr>
          <w:lang w:val="en-US"/>
        </w:rPr>
      </w:pPr>
      <w:r w:rsidRPr="008C388F">
        <w:rPr>
          <w:lang w:val="en-US"/>
        </w:rPr>
        <w:t xml:space="preserve">In this study, the compassion levels of nurses working in pediatric clinic and other clinics were examined. Although there was no difference between the average compassion level total score between the age groups of the nurses participating in our study, it was concluded that the average compassion level of nurses aged 34 years and over was weak level. This finding is similar to the results of Ortega-Galán et al.'s (2021) [22] study on understanding the concept of compassion from the perspective of nurses and Lee and Seomun's (2016) [23] study on compassion competence in nurses. Sacco et al. [24] found that nurses aged 50 years and older had lower compassion fatigue scores than younger nurses in a study conducted with intensive care nurses and reported that the life experiences of older nurses were effective in coping with the difficulties of working in intensive care. The results of Tanrıkulu and Ceylan's (2021) [25] study on compassion level and compassion fatigue in nurses working in pediatric clinics also show parallels with the results related to age and compassion levels. The fact that compassion levels were higher in young and experienced nurses is thought to be related to the strong coping skills of experienced and older nurses. </w:t>
      </w:r>
    </w:p>
    <w:p w14:paraId="4F322B34" w14:textId="77777777" w:rsidR="00A75B18" w:rsidRPr="002D7F63" w:rsidRDefault="00A75B18" w:rsidP="00A75B18">
      <w:pPr>
        <w:rPr>
          <w:lang w:val="en-US"/>
        </w:rPr>
      </w:pPr>
      <w:r w:rsidRPr="002D7F63">
        <w:rPr>
          <w:lang w:val="en-US"/>
        </w:rPr>
        <w:t xml:space="preserve">According to the service worked, the mean compassion level score of nurses working in pediatric clinics was found to be lower than nurses working in other clinics (internal medicine, surgery, obstetrics, etc.). This is thought to be due to the fact that the nurses working in the pediatric clinic have an intensive pediatric patient group, work intensity, and insufficient nurses. In Berger et al.'s (2015) [18] study on compassion fatigue in pediatric nurses, compassion fatigue levels were found to be weak level. The study of Roney et al. (2018) [26] on the cost of care: compassion fatigue, compassion satisfaction and job satisfaction in pediatric nurses is similar to our findings. There are some similar studies but conducted in different wards. In Jarrad and Hammad (2020) [27], in the study of compassion fatigue, burnout and compassion satisfaction of oncology nurses, the mean scores of compassion fatigue were found to be weak level. Burnett and Wahl (2015) [28], in a study conducted with 139 emergency workers, stated that 72% of the employees were under compassion fatigue. Berger et al. (2015) [18] reported that nurses working in stressful areas such as intensive care, oncology and neonatal intensive care have a higher risk of experiencing compassion fatigue. It is thought that nurses working in pediatric clinics fulfilling their roles and responsibilities within the </w:t>
      </w:r>
      <w:r w:rsidRPr="002D7F63">
        <w:rPr>
          <w:lang w:val="en-US"/>
        </w:rPr>
        <w:lastRenderedPageBreak/>
        <w:t>framework of autonomy and providing the necessary support may be effective in increasing their compassion levels.</w:t>
      </w:r>
    </w:p>
    <w:p w14:paraId="52B0477A" w14:textId="77777777" w:rsidR="00A75B18" w:rsidRPr="008C388F" w:rsidRDefault="00A75B18" w:rsidP="00A75B18">
      <w:pPr>
        <w:rPr>
          <w:rFonts w:cs="Times New Roman"/>
          <w:lang w:val="en-US"/>
        </w:rPr>
      </w:pPr>
      <w:r w:rsidRPr="008C388F">
        <w:rPr>
          <w:rFonts w:cs="Times New Roman"/>
          <w:lang w:val="en-US"/>
        </w:rPr>
        <w:t>The compassion level of those who preferred the profession willingly was found to be weak level than those who preferred the profession unwillingly. There is no specific study in the literature that reveals the relationship between compassion levels and choosing the profession willingly. Koca (2018) [19], in his study examining compassion fatigue and influential factors, found that the level of compassion fatigue was lower in those who chose the profession voluntarily. This result suggests that nurses are not sufficiently aware of their professional roles and responsibilities and are not prepared for negative situations.</w:t>
      </w:r>
    </w:p>
    <w:p w14:paraId="4FB2E823" w14:textId="77777777" w:rsidR="00A75B18" w:rsidRPr="000E01C0" w:rsidRDefault="00A75B18" w:rsidP="00A75B18">
      <w:pPr>
        <w:rPr>
          <w:rFonts w:cs="Times New Roman"/>
          <w:lang w:val="en-GB"/>
        </w:rPr>
      </w:pPr>
      <w:r w:rsidRPr="008C388F">
        <w:rPr>
          <w:rFonts w:cs="Times New Roman"/>
          <w:lang w:val="en-US"/>
        </w:rPr>
        <w:t xml:space="preserve">The compassion scale scores of the nurses working in the pediatric clinic were 90.54 ± 10.55. A negative, weak level was found between the compassion scale used to compare the compassion levels of nurses working in the pediatric clinic and nurses working in other clinics (internal medicine, surgery, obstetrics, etc.), and the compassion scale score of nurses working in the pediatric clinic was higher than the nurses working in other clinics (internal medicine, surgery, obstetrics, etc.). As the score obtained from the scale working in the pediatric clinic increases, the level of compassion increases. Johnson (2014) [29] also found high levels of compassion in his study with pediatric nurses. Similar results were found in the study of Crabtree-Nelson et al. In the study of Sullivan et al. (2019) [30], the compassion levels of nurses working in the pediatric clinic were found to be higher than nurses working in other clinics. In Kim and Lee's (2022) [31] study on the effects of compassion competence on missed nursing care, professional quality of life and quality of life among Korean nurses, it was determined that nurses working in the pediatric clinic had higher levels of compassion compared to nurses working in other clinics (internal medicine, surgery, obstetrics, etc.). Cingi and Eroğlu (2018) [32], in their study with physicians performing head and neck surgery, found that the compassion levels of physicians were high. It is similar to our findings in the study conducted by Xie et al. (2021) [33]. In the study of Alharbi et al. (2020) [34], titled "Compassion Fatigue in ICU Nurses in Saudi Arabian Hospitals and Its Effect on Nurse-Sensitive Indicators", it was concluded that the nurses working in the neonatal intensive ward had a higher rate of compassion fatigue and their compassion fatigue was at a moderate level. The results of Baek et al.'s (2020) [35] study on the relationship between the </w:t>
      </w:r>
      <w:r w:rsidRPr="000E01C0">
        <w:rPr>
          <w:rFonts w:cs="Times New Roman"/>
          <w:lang w:val="en-GB"/>
        </w:rPr>
        <w:t>nursing work environment and compassion satisfaction in clinical nurses are in parallel with our research findings. The findings of Thornton (2017) [36] on compassion satisfact</w:t>
      </w:r>
      <w:r>
        <w:rPr>
          <w:rFonts w:cs="Times New Roman"/>
          <w:lang w:val="en-GB"/>
        </w:rPr>
        <w:t>ion and compassion fatigue in p</w:t>
      </w:r>
      <w:r w:rsidRPr="000E01C0">
        <w:rPr>
          <w:rFonts w:cs="Times New Roman"/>
          <w:lang w:val="en-GB"/>
        </w:rPr>
        <w:t>ediatric nurses and its impact on patient satisfaction are similar to those of Forsyth et al [37] in their integrative review of evidence on Caring for sick children: Prevalence of compassion fatigue a</w:t>
      </w:r>
      <w:r>
        <w:rPr>
          <w:rFonts w:cs="Times New Roman"/>
          <w:lang w:val="en-GB"/>
        </w:rPr>
        <w:t>nd its impact on retention of p</w:t>
      </w:r>
      <w:r w:rsidRPr="000E01C0">
        <w:rPr>
          <w:rFonts w:cs="Times New Roman"/>
          <w:lang w:val="en-GB"/>
        </w:rPr>
        <w:t>ediatric nurses. It was concluded that nurses working in the pediatric clinic had higher levels of compassion than nurses working in other clinics. It is thought that this situation may be related to the high level of contact with children and empathic tendency in healthcare workers.</w:t>
      </w:r>
    </w:p>
    <w:p w14:paraId="1D80783C" w14:textId="77777777" w:rsidR="00A75B18" w:rsidRPr="000E01C0" w:rsidRDefault="00A75B18" w:rsidP="00A75B18">
      <w:pPr>
        <w:pStyle w:val="Balk1"/>
        <w:rPr>
          <w:lang w:val="en-GB"/>
        </w:rPr>
      </w:pPr>
      <w:r w:rsidRPr="000E01C0">
        <w:rPr>
          <w:lang w:val="en-GB"/>
        </w:rPr>
        <w:t>Conclusion</w:t>
      </w:r>
    </w:p>
    <w:p w14:paraId="64915064" w14:textId="77777777" w:rsidR="00A75B18" w:rsidRPr="00D17B5B" w:rsidRDefault="00A75B18" w:rsidP="00A75B18">
      <w:r w:rsidRPr="000E01C0">
        <w:rPr>
          <w:lang w:val="en-GB"/>
        </w:rPr>
        <w:t>The average score of the Compassion Scale of nurses working in the pediatric clinic varies according to the average score of nurses working in other clinics (internal medicine, surgery, gynecology, etc.). It was concluded that nurses working in pediatric clinics have higher levels of compassion. A significant difference was found between the level of compassion and the preference for the profession, the service worked in, the profession and the in department worked. As a result, coping strategies that negatively affect compassion levels should be developed individually and institutionally. In-service trainings should be provided to nurses working in pediatrics and other clinics to support communication skills and stress coping techniques. It is recommended</w:t>
      </w:r>
      <w:r w:rsidRPr="008C388F">
        <w:rPr>
          <w:lang w:val="en-US"/>
        </w:rPr>
        <w:t xml:space="preserve"> that not only nurses working in hospitals but also all health professionals should be aware of their compassion levels and necessary interventions should be made when deemed appropriate. It is recommended that research should be </w:t>
      </w:r>
      <w:r w:rsidRPr="008C388F">
        <w:rPr>
          <w:lang w:val="en-US"/>
        </w:rPr>
        <w:lastRenderedPageBreak/>
        <w:t>conducted to determine the situations that negatively affect compassion levels and that all nurses and healthcare professionals should be included as much as possible.</w:t>
      </w:r>
    </w:p>
    <w:p w14:paraId="35C5E7D1" w14:textId="77777777" w:rsidR="00A736E9" w:rsidRDefault="00A736E9" w:rsidP="00A736E9">
      <w:pPr>
        <w:pStyle w:val="Balk2"/>
      </w:pPr>
    </w:p>
    <w:p w14:paraId="045B0E74" w14:textId="77777777" w:rsidR="00A75B18" w:rsidRDefault="00A75B18" w:rsidP="00A736E9">
      <w:pPr>
        <w:pStyle w:val="Balk2"/>
      </w:pPr>
      <w:r w:rsidRPr="00723B81">
        <w:t>Acknowledgements</w:t>
      </w:r>
      <w:r w:rsidRPr="008C388F">
        <w:t xml:space="preserve"> </w:t>
      </w:r>
    </w:p>
    <w:p w14:paraId="34461D3B" w14:textId="77777777" w:rsidR="00A75B18" w:rsidRPr="00723B81" w:rsidRDefault="00A75B18" w:rsidP="00A75B18">
      <w:r w:rsidRPr="00723B81">
        <w:t>This work has not been presented at any conference and is not derived from a thesis. Thanks to all contributing authors.</w:t>
      </w:r>
    </w:p>
    <w:p w14:paraId="00DC36E8" w14:textId="77777777" w:rsidR="00A75B18" w:rsidRPr="000E01C0" w:rsidRDefault="00A75B18" w:rsidP="00A736E9">
      <w:pPr>
        <w:pStyle w:val="Balk2"/>
        <w:rPr>
          <w:lang w:val="en-US"/>
        </w:rPr>
      </w:pPr>
      <w:r w:rsidRPr="000E01C0">
        <w:rPr>
          <w:lang w:val="en-US"/>
        </w:rPr>
        <w:t xml:space="preserve">Funding </w:t>
      </w:r>
    </w:p>
    <w:p w14:paraId="1B3306EC" w14:textId="77777777" w:rsidR="00A75B18" w:rsidRPr="008C388F" w:rsidRDefault="00A75B18" w:rsidP="00A75B18">
      <w:pPr>
        <w:rPr>
          <w:b/>
          <w:lang w:val="en-US"/>
        </w:rPr>
      </w:pPr>
      <w:r w:rsidRPr="008C388F">
        <w:rPr>
          <w:lang w:val="en-US"/>
        </w:rPr>
        <w:t xml:space="preserve">No funding </w:t>
      </w:r>
    </w:p>
    <w:p w14:paraId="0F9D5EC2" w14:textId="77777777" w:rsidR="00A75B18" w:rsidRDefault="00A75B18" w:rsidP="00A736E9">
      <w:pPr>
        <w:pStyle w:val="Balk2"/>
        <w:rPr>
          <w:lang w:val="en-US"/>
        </w:rPr>
      </w:pPr>
      <w:r w:rsidRPr="000E01C0">
        <w:rPr>
          <w:lang w:val="en-US"/>
        </w:rPr>
        <w:t>Conflict of interest</w:t>
      </w:r>
      <w:r w:rsidRPr="008C388F">
        <w:rPr>
          <w:lang w:val="en-US"/>
        </w:rPr>
        <w:t xml:space="preserve"> </w:t>
      </w:r>
    </w:p>
    <w:p w14:paraId="23490159" w14:textId="77777777" w:rsidR="00A75B18" w:rsidRDefault="00A75B18" w:rsidP="00A75B18">
      <w:pPr>
        <w:rPr>
          <w:b/>
          <w:lang w:val="en-US"/>
        </w:rPr>
      </w:pPr>
      <w:r w:rsidRPr="008C388F">
        <w:rPr>
          <w:lang w:val="en-US"/>
        </w:rPr>
        <w:t>There is no conflict of interest.</w:t>
      </w:r>
    </w:p>
    <w:p w14:paraId="42C56C64" w14:textId="77777777" w:rsidR="00A75B18" w:rsidRDefault="00A75B18" w:rsidP="00A75B18">
      <w:pPr>
        <w:rPr>
          <w:lang w:val="en-US"/>
        </w:rPr>
      </w:pPr>
    </w:p>
    <w:p w14:paraId="2ADC0B3D" w14:textId="77777777" w:rsidR="00A75B18" w:rsidRPr="008C388F" w:rsidRDefault="00A75B18" w:rsidP="00A75B18">
      <w:pPr>
        <w:pStyle w:val="Balk1"/>
        <w:rPr>
          <w:lang w:val="en-US"/>
        </w:rPr>
      </w:pPr>
      <w:r w:rsidRPr="008C388F">
        <w:rPr>
          <w:lang w:val="en-US"/>
        </w:rPr>
        <w:t>References</w:t>
      </w:r>
    </w:p>
    <w:p w14:paraId="56A7E94B" w14:textId="77777777" w:rsidR="00A75B18" w:rsidRPr="00A17BC1" w:rsidRDefault="00A75B18" w:rsidP="00A75B18">
      <w:pPr>
        <w:pStyle w:val="References"/>
        <w:numPr>
          <w:ilvl w:val="0"/>
          <w:numId w:val="1"/>
        </w:numPr>
        <w:ind w:left="357" w:hanging="357"/>
        <w:rPr>
          <w:lang w:val="en-GB"/>
        </w:rPr>
      </w:pPr>
      <w:r w:rsidRPr="00A17BC1">
        <w:rPr>
          <w:lang w:val="en-GB"/>
        </w:rPr>
        <w:t>Jenkins B, Warren NA. Concept analysis: Compassion fatigue and effects upon critical care nurses. Crit Care Nurs Q. 2012;35(4):388-95. doi: 10.1097/ CNQ.0b013e318268fe09.</w:t>
      </w:r>
    </w:p>
    <w:p w14:paraId="02ADBCB0" w14:textId="77777777" w:rsidR="00A75B18" w:rsidRPr="00A17BC1" w:rsidRDefault="00A75B18" w:rsidP="00A75B18">
      <w:pPr>
        <w:pStyle w:val="References"/>
        <w:numPr>
          <w:ilvl w:val="0"/>
          <w:numId w:val="1"/>
        </w:numPr>
        <w:ind w:left="357" w:hanging="357"/>
        <w:rPr>
          <w:lang w:val="en-GB"/>
        </w:rPr>
      </w:pPr>
      <w:r w:rsidRPr="00A17BC1">
        <w:rPr>
          <w:lang w:val="en-GB"/>
        </w:rPr>
        <w:t xml:space="preserve">Şirin M, Yurttaş A. Cost of nursing care: Compassion fatigue [in Turkish]. </w:t>
      </w:r>
      <w:r w:rsidRPr="00A17BC1">
        <w:rPr>
          <w:rStyle w:val="t"/>
          <w:lang w:val="en-GB"/>
        </w:rPr>
        <w:t>DEUHFED</w:t>
      </w:r>
      <w:r w:rsidRPr="00A17BC1">
        <w:rPr>
          <w:lang w:val="en-GB"/>
        </w:rPr>
        <w:t xml:space="preserve">. 2015;8(2):123-30. </w:t>
      </w:r>
    </w:p>
    <w:p w14:paraId="5E2C68A1" w14:textId="77777777" w:rsidR="00A75B18" w:rsidRPr="00A17BC1" w:rsidRDefault="00A75B18" w:rsidP="00A75B18">
      <w:pPr>
        <w:pStyle w:val="References"/>
        <w:numPr>
          <w:ilvl w:val="0"/>
          <w:numId w:val="1"/>
        </w:numPr>
        <w:ind w:left="357" w:hanging="357"/>
        <w:rPr>
          <w:lang w:val="en-GB"/>
        </w:rPr>
      </w:pPr>
      <w:r w:rsidRPr="00A17BC1">
        <w:rPr>
          <w:lang w:val="en-GB"/>
        </w:rPr>
        <w:t>Ledoux K. Und</w:t>
      </w:r>
      <w:r>
        <w:rPr>
          <w:lang w:val="en-GB"/>
        </w:rPr>
        <w:t>erstanding compassion fatigue: U</w:t>
      </w:r>
      <w:r w:rsidRPr="00A17BC1">
        <w:rPr>
          <w:lang w:val="en-GB"/>
        </w:rPr>
        <w:t xml:space="preserve">nderstanding compassion. </w:t>
      </w:r>
      <w:r w:rsidRPr="00776567">
        <w:rPr>
          <w:iCs/>
          <w:lang w:val="en-GB"/>
        </w:rPr>
        <w:t>JAN</w:t>
      </w:r>
      <w:r w:rsidRPr="00A17BC1">
        <w:rPr>
          <w:iCs/>
          <w:lang w:val="en-GB"/>
        </w:rPr>
        <w:t>.</w:t>
      </w:r>
      <w:r w:rsidRPr="00A17BC1">
        <w:rPr>
          <w:lang w:val="en-GB"/>
        </w:rPr>
        <w:t xml:space="preserve"> 2015; </w:t>
      </w:r>
      <w:r w:rsidRPr="00A17BC1">
        <w:rPr>
          <w:iCs/>
          <w:lang w:val="en-GB"/>
        </w:rPr>
        <w:t>71</w:t>
      </w:r>
      <w:r w:rsidRPr="00A17BC1">
        <w:rPr>
          <w:lang w:val="en-GB"/>
        </w:rPr>
        <w:t xml:space="preserve">(9):2041-2050. doi: </w:t>
      </w:r>
      <w:hyperlink r:id="rId14" w:history="1">
        <w:r w:rsidRPr="00A17BC1">
          <w:rPr>
            <w:rStyle w:val="Kpr"/>
            <w:rFonts w:eastAsiaTheme="majorEastAsia"/>
            <w:lang w:val="en-GB"/>
          </w:rPr>
          <w:t>10.1111/jan.12686</w:t>
        </w:r>
      </w:hyperlink>
      <w:r w:rsidRPr="00A17BC1">
        <w:rPr>
          <w:lang w:val="en-GB"/>
        </w:rPr>
        <w:t>.</w:t>
      </w:r>
    </w:p>
    <w:p w14:paraId="68B6C746" w14:textId="77777777" w:rsidR="00A75B18" w:rsidRPr="00A17BC1" w:rsidRDefault="00A75B18" w:rsidP="00A75B18">
      <w:pPr>
        <w:pStyle w:val="References"/>
        <w:numPr>
          <w:ilvl w:val="0"/>
          <w:numId w:val="1"/>
        </w:numPr>
        <w:ind w:left="357" w:hanging="357"/>
        <w:rPr>
          <w:lang w:val="en-GB"/>
        </w:rPr>
      </w:pPr>
      <w:r w:rsidRPr="00A17BC1">
        <w:rPr>
          <w:lang w:val="en-GB"/>
        </w:rPr>
        <w:t>Huggard P. Compassion fatigue: How much can I give? Med Educ. 2003;37(2):163-4. doi: 10.1046/j.1365-2923.2003.01414.x.</w:t>
      </w:r>
    </w:p>
    <w:p w14:paraId="4707B0A8" w14:textId="77777777" w:rsidR="00A75B18" w:rsidRPr="00A17BC1" w:rsidRDefault="00A75B18" w:rsidP="00A75B18">
      <w:pPr>
        <w:pStyle w:val="References"/>
        <w:numPr>
          <w:ilvl w:val="0"/>
          <w:numId w:val="1"/>
        </w:numPr>
        <w:ind w:left="357" w:hanging="357"/>
        <w:rPr>
          <w:lang w:val="en-GB"/>
        </w:rPr>
      </w:pPr>
      <w:r w:rsidRPr="00A17BC1">
        <w:rPr>
          <w:lang w:val="en-GB"/>
        </w:rPr>
        <w:t>Akın ŞH. Evaluating the concept of compassion and Schopenhauer's approach and comparing it with the views of different thought [in Turkish]. TJ</w:t>
      </w:r>
      <w:r>
        <w:rPr>
          <w:lang w:val="en-GB"/>
        </w:rPr>
        <w:t>OB. 2018; (5)3:126-</w:t>
      </w:r>
      <w:r w:rsidRPr="00A17BC1">
        <w:rPr>
          <w:lang w:val="en-GB"/>
        </w:rPr>
        <w:t>31. doi: 10.5505/tjob.2018.07279.</w:t>
      </w:r>
    </w:p>
    <w:p w14:paraId="0D10E9E9" w14:textId="77777777" w:rsidR="00A75B18" w:rsidRPr="00A17BC1" w:rsidRDefault="00A75B18" w:rsidP="00A75B18">
      <w:pPr>
        <w:pStyle w:val="References"/>
        <w:numPr>
          <w:ilvl w:val="0"/>
          <w:numId w:val="1"/>
        </w:numPr>
        <w:ind w:left="357" w:hanging="357"/>
        <w:rPr>
          <w:lang w:val="en-GB"/>
        </w:rPr>
      </w:pPr>
      <w:r w:rsidRPr="00A17BC1">
        <w:rPr>
          <w:lang w:val="en-GB"/>
        </w:rPr>
        <w:t xml:space="preserve">Akçetin Çalışkan N. Compassion and the State: Schopenhauer. FLSF. 2016; 21:71-86. </w:t>
      </w:r>
    </w:p>
    <w:p w14:paraId="5CEA510E" w14:textId="77777777" w:rsidR="00A75B18" w:rsidRPr="00A17BC1" w:rsidRDefault="00A75B18" w:rsidP="00A75B18">
      <w:pPr>
        <w:pStyle w:val="References"/>
        <w:numPr>
          <w:ilvl w:val="0"/>
          <w:numId w:val="1"/>
        </w:numPr>
        <w:ind w:left="357" w:hanging="357"/>
        <w:rPr>
          <w:lang w:val="en-GB"/>
        </w:rPr>
      </w:pPr>
      <w:r w:rsidRPr="00A17BC1">
        <w:rPr>
          <w:lang w:val="en-GB"/>
        </w:rPr>
        <w:t xml:space="preserve">Akdeniz S, Deniz ME. The Turkish adaptation of Compassion Scale: The validity and reliability study [in Turkish]. JHW. 2016; 4(1):50-61. </w:t>
      </w:r>
    </w:p>
    <w:p w14:paraId="243475E2" w14:textId="77777777" w:rsidR="00A75B18" w:rsidRPr="00A17BC1" w:rsidRDefault="00A75B18" w:rsidP="00A75B18">
      <w:pPr>
        <w:pStyle w:val="References"/>
        <w:numPr>
          <w:ilvl w:val="0"/>
          <w:numId w:val="1"/>
        </w:numPr>
        <w:ind w:left="357" w:hanging="357"/>
        <w:rPr>
          <w:lang w:val="en-GB"/>
        </w:rPr>
      </w:pPr>
      <w:r w:rsidRPr="00A17BC1">
        <w:rPr>
          <w:lang w:val="en-GB"/>
        </w:rPr>
        <w:t xml:space="preserve">Hiçdurmaz D, Arı İnci F. </w:t>
      </w:r>
      <w:r>
        <w:rPr>
          <w:lang w:val="en-GB"/>
        </w:rPr>
        <w:t>Compassion f</w:t>
      </w:r>
      <w:r w:rsidRPr="00A17BC1">
        <w:rPr>
          <w:lang w:val="en-GB"/>
        </w:rPr>
        <w:t>atigue: Description, causes and prevention [in Turkish]. Curr ApprPsyc</w:t>
      </w:r>
      <w:r>
        <w:rPr>
          <w:lang w:val="en-GB"/>
        </w:rPr>
        <w:t>. 2015;</w:t>
      </w:r>
      <w:r w:rsidRPr="00A17BC1">
        <w:rPr>
          <w:lang w:val="en-GB"/>
        </w:rPr>
        <w:t>7(3):295-303. doi: 10.5455/cap.20141128113430.</w:t>
      </w:r>
    </w:p>
    <w:p w14:paraId="0B9B12E1" w14:textId="77777777" w:rsidR="00A75B18" w:rsidRPr="00A17BC1" w:rsidRDefault="00A75B18" w:rsidP="00A75B18">
      <w:pPr>
        <w:pStyle w:val="References"/>
        <w:numPr>
          <w:ilvl w:val="0"/>
          <w:numId w:val="1"/>
        </w:numPr>
        <w:ind w:left="357" w:hanging="357"/>
        <w:rPr>
          <w:lang w:val="en-GB"/>
        </w:rPr>
      </w:pPr>
      <w:r w:rsidRPr="00A17BC1">
        <w:rPr>
          <w:lang w:val="en-GB"/>
        </w:rPr>
        <w:t xml:space="preserve">Dalgalı B, Gürses İ. </w:t>
      </w:r>
      <w:r>
        <w:rPr>
          <w:lang w:val="en-GB"/>
        </w:rPr>
        <w:t>Nature and i</w:t>
      </w:r>
      <w:r w:rsidRPr="00A17BC1">
        <w:rPr>
          <w:lang w:val="en-GB"/>
        </w:rPr>
        <w:t>mportance of compass</w:t>
      </w:r>
      <w:r>
        <w:rPr>
          <w:lang w:val="en-GB"/>
        </w:rPr>
        <w:t>i</w:t>
      </w:r>
      <w:r w:rsidRPr="00A17BC1">
        <w:rPr>
          <w:lang w:val="en-GB"/>
        </w:rPr>
        <w:t>on in health care [in Turkish]. SU S</w:t>
      </w:r>
      <w:r>
        <w:rPr>
          <w:lang w:val="en-GB"/>
        </w:rPr>
        <w:t>BD. 2018;</w:t>
      </w:r>
      <w:r w:rsidRPr="00A17BC1">
        <w:rPr>
          <w:lang w:val="en-GB"/>
        </w:rPr>
        <w:t xml:space="preserve">2(1):181-201. doi: </w:t>
      </w:r>
      <w:hyperlink r:id="rId15" w:history="1">
        <w:r w:rsidRPr="00A17BC1">
          <w:rPr>
            <w:rStyle w:val="Kpr"/>
            <w:rFonts w:eastAsiaTheme="majorEastAsia"/>
            <w:lang w:val="en-GB"/>
          </w:rPr>
          <w:t>10.30561/sinopusd.426996</w:t>
        </w:r>
      </w:hyperlink>
      <w:r w:rsidRPr="00A17BC1">
        <w:rPr>
          <w:lang w:val="en-GB"/>
        </w:rPr>
        <w:t>.</w:t>
      </w:r>
    </w:p>
    <w:p w14:paraId="573008EB" w14:textId="77777777" w:rsidR="00A75B18" w:rsidRPr="00A17BC1" w:rsidRDefault="00A75B18" w:rsidP="00A75B18">
      <w:pPr>
        <w:pStyle w:val="References"/>
        <w:numPr>
          <w:ilvl w:val="0"/>
          <w:numId w:val="1"/>
        </w:numPr>
        <w:ind w:left="357" w:hanging="357"/>
        <w:rPr>
          <w:lang w:val="en-GB"/>
        </w:rPr>
      </w:pPr>
      <w:r w:rsidRPr="00A17BC1">
        <w:rPr>
          <w:lang w:val="en-GB"/>
        </w:rPr>
        <w:t xml:space="preserve">Çingöl N, Çelebi E, Zengin Karakaş M. The investigation of compassion level of nursing students in a health [in Turkish]. J Clin Psy. 2018;21:61-7. doi: </w:t>
      </w:r>
      <w:hyperlink r:id="rId16" w:tgtFrame="_blank" w:history="1">
        <w:r w:rsidRPr="00A17BC1">
          <w:rPr>
            <w:rStyle w:val="Kpr"/>
            <w:rFonts w:eastAsiaTheme="majorEastAsia"/>
            <w:lang w:val="en-GB"/>
          </w:rPr>
          <w:t>10.5505/kpd.2018.65487</w:t>
        </w:r>
      </w:hyperlink>
      <w:r w:rsidRPr="00A17BC1">
        <w:rPr>
          <w:rStyle w:val="journalarticleintitledoi"/>
          <w:rFonts w:eastAsia="Calibri"/>
          <w:lang w:val="en-GB"/>
        </w:rPr>
        <w:t>.</w:t>
      </w:r>
    </w:p>
    <w:p w14:paraId="68D30EA3" w14:textId="77777777" w:rsidR="00A75B18" w:rsidRPr="00A17BC1" w:rsidRDefault="00A75B18" w:rsidP="00A75B18">
      <w:pPr>
        <w:pStyle w:val="References"/>
        <w:numPr>
          <w:ilvl w:val="0"/>
          <w:numId w:val="1"/>
        </w:numPr>
        <w:ind w:left="357" w:hanging="357"/>
        <w:rPr>
          <w:lang w:val="en-GB"/>
        </w:rPr>
      </w:pPr>
      <w:r w:rsidRPr="00A17BC1">
        <w:rPr>
          <w:lang w:val="en-GB"/>
        </w:rPr>
        <w:t>Baykara ZG. The concept of nursing care [in Turkish]. TJOB. 2014;1(2):92-9. doi: 10.5505/tjob.2014.54264.</w:t>
      </w:r>
    </w:p>
    <w:p w14:paraId="03E5794E" w14:textId="77777777" w:rsidR="00A75B18" w:rsidRPr="00A17BC1" w:rsidRDefault="00A75B18" w:rsidP="00A75B18">
      <w:pPr>
        <w:pStyle w:val="References"/>
        <w:numPr>
          <w:ilvl w:val="0"/>
          <w:numId w:val="1"/>
        </w:numPr>
        <w:ind w:left="357" w:hanging="357"/>
        <w:rPr>
          <w:lang w:val="en-GB"/>
        </w:rPr>
      </w:pPr>
      <w:r w:rsidRPr="00A17BC1">
        <w:rPr>
          <w:lang w:val="en-GB"/>
        </w:rPr>
        <w:t>Price B. Promoting compassionate care through learning journey</w:t>
      </w:r>
      <w:r>
        <w:rPr>
          <w:lang w:val="en-GB"/>
        </w:rPr>
        <w:t>s. Nurs Stand. 2013; 27(48):51-</w:t>
      </w:r>
      <w:r w:rsidRPr="00A17BC1">
        <w:rPr>
          <w:lang w:val="en-GB"/>
        </w:rPr>
        <w:t xml:space="preserve">7. </w:t>
      </w:r>
    </w:p>
    <w:p w14:paraId="156B6301" w14:textId="77777777" w:rsidR="00A75B18" w:rsidRPr="00A17BC1" w:rsidRDefault="00A75B18" w:rsidP="00A75B18">
      <w:pPr>
        <w:pStyle w:val="References"/>
        <w:numPr>
          <w:ilvl w:val="0"/>
          <w:numId w:val="1"/>
        </w:numPr>
        <w:ind w:left="357" w:hanging="357"/>
        <w:rPr>
          <w:lang w:val="en-GB"/>
        </w:rPr>
      </w:pPr>
      <w:r w:rsidRPr="00A17BC1">
        <w:rPr>
          <w:lang w:val="en-GB"/>
        </w:rPr>
        <w:t>Harris C, Quinn MT. Nursing on empty: Compassion fatigue signs, symptoms, and system interventions. J</w:t>
      </w:r>
      <w:r>
        <w:rPr>
          <w:lang w:val="en-GB"/>
        </w:rPr>
        <w:t>CN. 2015;(32)2:81-</w:t>
      </w:r>
      <w:r w:rsidRPr="00A17BC1">
        <w:rPr>
          <w:lang w:val="en-GB"/>
        </w:rPr>
        <w:t>7</w:t>
      </w:r>
      <w:r w:rsidRPr="00E12651">
        <w:rPr>
          <w:lang w:val="en-GB"/>
        </w:rPr>
        <w:t xml:space="preserve">.   doi: </w:t>
      </w:r>
      <w:r w:rsidRPr="00E12651">
        <w:t>10.1097/CNJ.0000000000000155</w:t>
      </w:r>
      <w:r w:rsidRPr="00E12651">
        <w:rPr>
          <w:lang w:val="en-GB"/>
        </w:rPr>
        <w:t>.</w:t>
      </w:r>
      <w:r w:rsidRPr="00A17BC1">
        <w:rPr>
          <w:lang w:val="en-GB"/>
        </w:rPr>
        <w:t xml:space="preserve"> </w:t>
      </w:r>
    </w:p>
    <w:p w14:paraId="53C1E3A5" w14:textId="77777777" w:rsidR="00A75B18" w:rsidRPr="00A17BC1" w:rsidRDefault="00A75B18" w:rsidP="00A75B18">
      <w:pPr>
        <w:pStyle w:val="References"/>
        <w:numPr>
          <w:ilvl w:val="0"/>
          <w:numId w:val="1"/>
        </w:numPr>
        <w:ind w:left="357" w:hanging="357"/>
        <w:rPr>
          <w:lang w:val="en-GB"/>
        </w:rPr>
      </w:pPr>
      <w:r w:rsidRPr="00A17BC1">
        <w:rPr>
          <w:lang w:val="en-GB"/>
        </w:rPr>
        <w:t xml:space="preserve">Cocker F, Joss N. Compassion fatigue among health-care emergency and community service workers: A systematic review. </w:t>
      </w:r>
      <w:r w:rsidRPr="00A17BC1">
        <w:rPr>
          <w:bCs/>
          <w:lang w:val="en-GB"/>
        </w:rPr>
        <w:t>Int</w:t>
      </w:r>
      <w:r w:rsidRPr="00A17BC1">
        <w:rPr>
          <w:lang w:val="en-GB"/>
        </w:rPr>
        <w:t xml:space="preserve"> </w:t>
      </w:r>
      <w:r w:rsidRPr="00A17BC1">
        <w:rPr>
          <w:bCs/>
          <w:lang w:val="en-GB"/>
        </w:rPr>
        <w:t>J</w:t>
      </w:r>
      <w:r w:rsidRPr="00A17BC1">
        <w:rPr>
          <w:lang w:val="en-GB"/>
        </w:rPr>
        <w:t xml:space="preserve"> </w:t>
      </w:r>
      <w:r w:rsidRPr="00A17BC1">
        <w:rPr>
          <w:bCs/>
          <w:lang w:val="en-GB"/>
        </w:rPr>
        <w:t>Environ</w:t>
      </w:r>
      <w:r w:rsidRPr="00A17BC1">
        <w:rPr>
          <w:lang w:val="en-GB"/>
        </w:rPr>
        <w:t xml:space="preserve"> </w:t>
      </w:r>
      <w:r w:rsidRPr="00A17BC1">
        <w:rPr>
          <w:bCs/>
          <w:lang w:val="en-GB"/>
        </w:rPr>
        <w:t>Res</w:t>
      </w:r>
      <w:r w:rsidRPr="00A17BC1">
        <w:rPr>
          <w:lang w:val="en-GB"/>
        </w:rPr>
        <w:t xml:space="preserve"> </w:t>
      </w:r>
      <w:r w:rsidRPr="00A17BC1">
        <w:rPr>
          <w:bCs/>
          <w:lang w:val="en-GB"/>
        </w:rPr>
        <w:t>Public Health</w:t>
      </w:r>
      <w:r w:rsidRPr="00A17BC1">
        <w:rPr>
          <w:lang w:val="en-GB"/>
        </w:rPr>
        <w:t xml:space="preserve">. 2016;13:618. </w:t>
      </w:r>
      <w:hyperlink r:id="rId17" w:history="1">
        <w:r w:rsidRPr="00A17BC1">
          <w:rPr>
            <w:rStyle w:val="Kpr"/>
            <w:rFonts w:eastAsiaTheme="majorEastAsia"/>
            <w:lang w:val="en-GB"/>
          </w:rPr>
          <w:t>doi: 10.3390/ijerph13060618</w:t>
        </w:r>
      </w:hyperlink>
      <w:r w:rsidRPr="00A17BC1">
        <w:rPr>
          <w:lang w:val="en-GB"/>
        </w:rPr>
        <w:t xml:space="preserve">. </w:t>
      </w:r>
    </w:p>
    <w:p w14:paraId="50471951" w14:textId="77777777" w:rsidR="00A75B18" w:rsidRPr="00A17BC1" w:rsidRDefault="00A75B18" w:rsidP="00A75B18">
      <w:pPr>
        <w:pStyle w:val="References"/>
        <w:numPr>
          <w:ilvl w:val="0"/>
          <w:numId w:val="1"/>
        </w:numPr>
        <w:ind w:left="357" w:hanging="357"/>
        <w:rPr>
          <w:lang w:val="en-GB"/>
        </w:rPr>
      </w:pPr>
      <w:r w:rsidRPr="00A17BC1">
        <w:rPr>
          <w:lang w:val="en-GB"/>
        </w:rPr>
        <w:t>Peters E. Compassion fatigue in nursing: A concept analysis. Nurs Forum. 2018;</w:t>
      </w:r>
      <w:r>
        <w:rPr>
          <w:lang w:val="en-GB"/>
        </w:rPr>
        <w:t>53:466-</w:t>
      </w:r>
      <w:r w:rsidRPr="00A17BC1">
        <w:rPr>
          <w:lang w:val="en-GB"/>
        </w:rPr>
        <w:t xml:space="preserve">80. </w:t>
      </w:r>
      <w:hyperlink r:id="rId18" w:history="1">
        <w:r w:rsidRPr="00A17BC1">
          <w:rPr>
            <w:rStyle w:val="Kpr"/>
            <w:rFonts w:eastAsiaTheme="majorEastAsia"/>
            <w:lang w:val="en-GB"/>
          </w:rPr>
          <w:t>doi: 10.1111/nuf.12274</w:t>
        </w:r>
      </w:hyperlink>
      <w:r w:rsidRPr="00A17BC1">
        <w:rPr>
          <w:lang w:val="en-GB"/>
        </w:rPr>
        <w:t>.</w:t>
      </w:r>
    </w:p>
    <w:p w14:paraId="52A3133D" w14:textId="77777777" w:rsidR="00A75B18" w:rsidRPr="00A17BC1" w:rsidRDefault="00A75B18" w:rsidP="00A75B18">
      <w:pPr>
        <w:pStyle w:val="References"/>
        <w:numPr>
          <w:ilvl w:val="0"/>
          <w:numId w:val="1"/>
        </w:numPr>
        <w:ind w:left="357" w:hanging="357"/>
        <w:rPr>
          <w:lang w:val="en-GB"/>
        </w:rPr>
      </w:pPr>
      <w:r w:rsidRPr="00A17BC1">
        <w:rPr>
          <w:lang w:val="en-GB"/>
        </w:rPr>
        <w:t>Meyer RM, Li A, Klaristenfeld J, Gold JI. Pediatric novice nurses: Examining compassion fatigue as a mediator between stress exposure and compassion satisfaction, burnout, and job satisfaction. J Pediatr Nurs. 2015;30(1):174-83. doi: 10.1016/j.pedn.2013.12.008.</w:t>
      </w:r>
    </w:p>
    <w:p w14:paraId="5525EAB1" w14:textId="77777777" w:rsidR="00A75B18" w:rsidRPr="00A17BC1" w:rsidRDefault="00A75B18" w:rsidP="00A75B18">
      <w:pPr>
        <w:pStyle w:val="References"/>
        <w:numPr>
          <w:ilvl w:val="0"/>
          <w:numId w:val="1"/>
        </w:numPr>
        <w:ind w:left="357" w:hanging="357"/>
        <w:rPr>
          <w:lang w:val="en-GB"/>
        </w:rPr>
      </w:pPr>
      <w:r w:rsidRPr="00A17BC1">
        <w:rPr>
          <w:lang w:val="en-GB"/>
        </w:rPr>
        <w:lastRenderedPageBreak/>
        <w:t>Flanders S, Hampton D, Missi P, Ipsan C, Gruebbel C. Effectiveness of a staff resilience program in a pediatric intensive care unit. J</w:t>
      </w:r>
      <w:r>
        <w:rPr>
          <w:lang w:val="en-GB"/>
        </w:rPr>
        <w:t xml:space="preserve"> Ped</w:t>
      </w:r>
      <w:r w:rsidRPr="00A17BC1">
        <w:rPr>
          <w:lang w:val="en-GB"/>
        </w:rPr>
        <w:t xml:space="preserve"> Nurs. 2020;50:1-4. doi: 10.1016/j.pedn.2019.10.007.</w:t>
      </w:r>
    </w:p>
    <w:p w14:paraId="2AA978D8" w14:textId="77777777" w:rsidR="00A75B18" w:rsidRPr="00A17BC1" w:rsidRDefault="00A75B18" w:rsidP="00A75B18">
      <w:pPr>
        <w:pStyle w:val="References"/>
        <w:numPr>
          <w:ilvl w:val="0"/>
          <w:numId w:val="1"/>
        </w:numPr>
        <w:ind w:left="357" w:hanging="357"/>
        <w:rPr>
          <w:lang w:val="en-GB"/>
        </w:rPr>
      </w:pPr>
      <w:r w:rsidRPr="00A17BC1">
        <w:rPr>
          <w:lang w:val="en-GB"/>
        </w:rPr>
        <w:t>Berger J, Polivka B, Smooth EA, Owens H. Compassion fatigue in pediatric nurses. J Pediatr Nurs. 2015;</w:t>
      </w:r>
      <w:r>
        <w:rPr>
          <w:lang w:val="en-GB"/>
        </w:rPr>
        <w:t>30(6):11-</w:t>
      </w:r>
      <w:r w:rsidRPr="00A17BC1">
        <w:rPr>
          <w:lang w:val="en-GB"/>
        </w:rPr>
        <w:t xml:space="preserve">7. </w:t>
      </w:r>
      <w:hyperlink r:id="rId19" w:tgtFrame="_blank" w:tooltip="Persistent link using digital object identifier" w:history="1">
        <w:r w:rsidRPr="00A17BC1">
          <w:rPr>
            <w:rStyle w:val="anchor-text"/>
            <w:lang w:val="en-GB"/>
          </w:rPr>
          <w:t>doi: 10.1016/j.pedn.2015.02.005</w:t>
        </w:r>
      </w:hyperlink>
      <w:r w:rsidRPr="00A17BC1">
        <w:rPr>
          <w:lang w:val="en-GB"/>
        </w:rPr>
        <w:t>.</w:t>
      </w:r>
    </w:p>
    <w:p w14:paraId="428DC990" w14:textId="77777777" w:rsidR="00A75B18" w:rsidRPr="00A17BC1" w:rsidRDefault="00A75B18" w:rsidP="00A75B18">
      <w:pPr>
        <w:pStyle w:val="References"/>
        <w:numPr>
          <w:ilvl w:val="0"/>
          <w:numId w:val="1"/>
        </w:numPr>
        <w:ind w:left="357" w:hanging="357"/>
        <w:rPr>
          <w:lang w:val="en-GB"/>
        </w:rPr>
      </w:pPr>
      <w:r w:rsidRPr="00A17BC1">
        <w:rPr>
          <w:lang w:val="en-GB"/>
        </w:rPr>
        <w:t xml:space="preserve">Koca F. Investigation of compassion fatigue and related factors in nurses </w:t>
      </w:r>
      <w:r>
        <w:rPr>
          <w:lang w:val="en-GB"/>
        </w:rPr>
        <w:t>[in T</w:t>
      </w:r>
      <w:r w:rsidRPr="00A17BC1">
        <w:rPr>
          <w:lang w:val="en-GB"/>
        </w:rPr>
        <w:t>urkish]. Master's Thesis, Maltepe University Institute of Health Sciences: İstanbul 2018. 83 p.</w:t>
      </w:r>
    </w:p>
    <w:p w14:paraId="547A8402" w14:textId="77777777" w:rsidR="00A75B18" w:rsidRPr="00A17BC1" w:rsidRDefault="00A75B18" w:rsidP="00A75B18">
      <w:pPr>
        <w:pStyle w:val="References"/>
        <w:numPr>
          <w:ilvl w:val="0"/>
          <w:numId w:val="1"/>
        </w:numPr>
        <w:ind w:left="357" w:hanging="357"/>
        <w:rPr>
          <w:lang w:val="en-GB"/>
        </w:rPr>
      </w:pPr>
      <w:r w:rsidRPr="00A17BC1">
        <w:rPr>
          <w:lang w:val="en-GB"/>
        </w:rPr>
        <w:t>Sümbüloğlu K, Sümbülo</w:t>
      </w:r>
      <w:r>
        <w:rPr>
          <w:lang w:val="en-GB"/>
        </w:rPr>
        <w:t>ğ</w:t>
      </w:r>
      <w:r w:rsidRPr="00A17BC1">
        <w:rPr>
          <w:lang w:val="en-GB"/>
        </w:rPr>
        <w:t>lu V. Biostatistics [in Turkish]. 17th Ed. Ankara: Hati</w:t>
      </w:r>
      <w:r>
        <w:rPr>
          <w:lang w:val="en-GB"/>
        </w:rPr>
        <w:t>poğ</w:t>
      </w:r>
      <w:r w:rsidRPr="00A17BC1">
        <w:rPr>
          <w:lang w:val="en-GB"/>
        </w:rPr>
        <w:t xml:space="preserve">lu Publishing House; </w:t>
      </w:r>
      <w:r>
        <w:rPr>
          <w:lang w:val="en-GB"/>
        </w:rPr>
        <w:t>2016. 245-</w:t>
      </w:r>
      <w:r w:rsidRPr="00A17BC1">
        <w:rPr>
          <w:lang w:val="en-GB"/>
        </w:rPr>
        <w:t>69 p.</w:t>
      </w:r>
    </w:p>
    <w:p w14:paraId="7B2733BD" w14:textId="77777777" w:rsidR="00A75B18" w:rsidRPr="00A17BC1" w:rsidRDefault="00A75B18" w:rsidP="00A75B18">
      <w:pPr>
        <w:pStyle w:val="References"/>
        <w:numPr>
          <w:ilvl w:val="0"/>
          <w:numId w:val="1"/>
        </w:numPr>
        <w:ind w:left="357" w:hanging="357"/>
        <w:rPr>
          <w:lang w:val="en-GB"/>
        </w:rPr>
      </w:pPr>
      <w:r w:rsidRPr="00723B81">
        <w:rPr>
          <w:lang w:val="es-CO"/>
        </w:rPr>
        <w:t xml:space="preserve">Pommie  E, Neff KD, Tóth-Király I. </w:t>
      </w:r>
      <w:r w:rsidRPr="00A17BC1">
        <w:rPr>
          <w:lang w:val="en-GB"/>
        </w:rPr>
        <w:t xml:space="preserve">The development and validation of the compassion scale. </w:t>
      </w:r>
      <w:r w:rsidRPr="00A17BC1">
        <w:rPr>
          <w:iCs/>
          <w:lang w:val="en-GB"/>
        </w:rPr>
        <w:t>ASM</w:t>
      </w:r>
      <w:r w:rsidRPr="00A17BC1">
        <w:rPr>
          <w:lang w:val="en-GB"/>
        </w:rPr>
        <w:t>. 2020;</w:t>
      </w:r>
      <w:r>
        <w:rPr>
          <w:lang w:val="en-GB"/>
        </w:rPr>
        <w:t>27</w:t>
      </w:r>
      <w:r w:rsidRPr="003F3EAF">
        <w:rPr>
          <w:lang w:val="en-GB"/>
        </w:rPr>
        <w:t>(1</w:t>
      </w:r>
      <w:r w:rsidRPr="00A17BC1">
        <w:rPr>
          <w:lang w:val="en-GB"/>
        </w:rPr>
        <w:t xml:space="preserve">):21-39. doi: </w:t>
      </w:r>
      <w:hyperlink r:id="rId20" w:history="1">
        <w:r w:rsidRPr="00A17BC1">
          <w:rPr>
            <w:rStyle w:val="Kpr"/>
            <w:rFonts w:eastAsiaTheme="majorEastAsia"/>
            <w:lang w:val="en-GB"/>
          </w:rPr>
          <w:t>10.1177/10731911198741</w:t>
        </w:r>
      </w:hyperlink>
      <w:r w:rsidRPr="00A17BC1">
        <w:rPr>
          <w:lang w:val="en-GB"/>
        </w:rPr>
        <w:t>08.</w:t>
      </w:r>
    </w:p>
    <w:p w14:paraId="29F8D2E5" w14:textId="77777777" w:rsidR="00A75B18" w:rsidRPr="00A17BC1" w:rsidRDefault="00A75B18" w:rsidP="00A75B18">
      <w:pPr>
        <w:pStyle w:val="References"/>
        <w:numPr>
          <w:ilvl w:val="0"/>
          <w:numId w:val="1"/>
        </w:numPr>
        <w:ind w:left="357" w:hanging="357"/>
        <w:rPr>
          <w:lang w:val="en-GB"/>
        </w:rPr>
      </w:pPr>
      <w:r w:rsidRPr="00723B81">
        <w:rPr>
          <w:lang w:val="es-CO"/>
        </w:rPr>
        <w:t xml:space="preserve">Ortega-Galán ÁM, Pérez-García E, Brito-Pons G, Ramos-Pichardo JD, Carmona-Rega MI, Ruiz-Fernández MD. </w:t>
      </w:r>
      <w:r w:rsidRPr="00A17BC1">
        <w:rPr>
          <w:lang w:val="en-GB"/>
        </w:rPr>
        <w:t xml:space="preserve">Understanding the concept of compassion from the perspectives of nurses. Nurs </w:t>
      </w:r>
      <w:r w:rsidRPr="00A17BC1">
        <w:rPr>
          <w:rStyle w:val="Vurgu"/>
          <w:rFonts w:eastAsiaTheme="majorEastAsia"/>
          <w:lang w:val="en-GB"/>
        </w:rPr>
        <w:t>Ethics</w:t>
      </w:r>
      <w:r w:rsidRPr="00A17BC1">
        <w:rPr>
          <w:i/>
          <w:lang w:val="en-GB"/>
        </w:rPr>
        <w:t>.</w:t>
      </w:r>
      <w:r w:rsidRPr="00A17BC1">
        <w:rPr>
          <w:lang w:val="en-GB"/>
        </w:rPr>
        <w:t xml:space="preserve"> 2021;</w:t>
      </w:r>
      <w:r w:rsidRPr="00A17BC1">
        <w:rPr>
          <w:iCs/>
          <w:lang w:val="en-GB"/>
        </w:rPr>
        <w:t>28</w:t>
      </w:r>
      <w:r w:rsidRPr="00A17BC1">
        <w:rPr>
          <w:lang w:val="en-GB"/>
        </w:rPr>
        <w:t xml:space="preserve">(6):996-1009.  </w:t>
      </w:r>
      <w:hyperlink r:id="rId21" w:history="1">
        <w:r w:rsidRPr="00A17BC1">
          <w:rPr>
            <w:rStyle w:val="Kpr"/>
            <w:rFonts w:eastAsiaTheme="majorEastAsia"/>
            <w:lang w:val="en-GB"/>
          </w:rPr>
          <w:t>doi: 10.1177/0969733020983</w:t>
        </w:r>
      </w:hyperlink>
      <w:r w:rsidRPr="00A17BC1">
        <w:rPr>
          <w:lang w:val="en-GB"/>
        </w:rPr>
        <w:t>401.</w:t>
      </w:r>
    </w:p>
    <w:p w14:paraId="49BF7122" w14:textId="77777777" w:rsidR="00A75B18" w:rsidRPr="00571E66" w:rsidRDefault="00A75B18" w:rsidP="00A75B18">
      <w:pPr>
        <w:pStyle w:val="References"/>
        <w:numPr>
          <w:ilvl w:val="0"/>
          <w:numId w:val="1"/>
        </w:numPr>
        <w:ind w:left="357" w:hanging="357"/>
        <w:rPr>
          <w:lang w:val="en-GB"/>
        </w:rPr>
      </w:pPr>
      <w:r w:rsidRPr="00A17BC1">
        <w:rPr>
          <w:lang w:val="en-GB"/>
        </w:rPr>
        <w:t xml:space="preserve">Lee Y, Seomun G. Compassion competence in nurses. </w:t>
      </w:r>
      <w:r>
        <w:rPr>
          <w:rStyle w:val="hgkelc"/>
          <w:bCs/>
          <w:lang w:val="en-GB"/>
        </w:rPr>
        <w:t>Adv</w:t>
      </w:r>
      <w:r w:rsidRPr="00A17BC1">
        <w:rPr>
          <w:rStyle w:val="hgkelc"/>
          <w:lang w:val="en-GB"/>
        </w:rPr>
        <w:t xml:space="preserve"> </w:t>
      </w:r>
      <w:r w:rsidRPr="00A17BC1">
        <w:rPr>
          <w:rStyle w:val="hgkelc"/>
          <w:bCs/>
          <w:lang w:val="en-GB"/>
        </w:rPr>
        <w:t>Nurs</w:t>
      </w:r>
      <w:r w:rsidRPr="00A17BC1">
        <w:rPr>
          <w:rStyle w:val="hgkelc"/>
          <w:lang w:val="en-GB"/>
        </w:rPr>
        <w:t xml:space="preserve"> </w:t>
      </w:r>
      <w:r w:rsidRPr="00A17BC1">
        <w:rPr>
          <w:rStyle w:val="hgkelc"/>
          <w:bCs/>
          <w:lang w:val="en-GB"/>
        </w:rPr>
        <w:t>Sci</w:t>
      </w:r>
      <w:r w:rsidRPr="00A17BC1">
        <w:rPr>
          <w:lang w:val="en-GB"/>
        </w:rPr>
        <w:t>. 2016;</w:t>
      </w:r>
      <w:r w:rsidRPr="00A17BC1">
        <w:rPr>
          <w:iCs/>
          <w:lang w:val="en-GB"/>
        </w:rPr>
        <w:t>39</w:t>
      </w:r>
      <w:r w:rsidRPr="00A17BC1">
        <w:rPr>
          <w:lang w:val="en-GB"/>
        </w:rPr>
        <w:t xml:space="preserve">(2):54-66. doi: </w:t>
      </w:r>
      <w:r w:rsidRPr="004A13D7">
        <w:t>10.1097/ANS.0000000000000111.</w:t>
      </w:r>
    </w:p>
    <w:p w14:paraId="50640C4D" w14:textId="77777777" w:rsidR="00A75B18" w:rsidRPr="00A17BC1" w:rsidRDefault="00A75B18" w:rsidP="00A75B18">
      <w:pPr>
        <w:pStyle w:val="References"/>
        <w:numPr>
          <w:ilvl w:val="0"/>
          <w:numId w:val="1"/>
        </w:numPr>
        <w:ind w:left="357" w:hanging="357"/>
        <w:rPr>
          <w:lang w:val="en-GB"/>
        </w:rPr>
      </w:pPr>
      <w:r w:rsidRPr="00A17BC1">
        <w:rPr>
          <w:lang w:val="en-GB"/>
        </w:rPr>
        <w:t xml:space="preserve">Sacco TL, Ciurzynski SM, Harvey ME, İngersoll GL. Compassion satisfaction and compassion fatigue among critical care nurses. Crit Care Nurse. 2015;35(4):32-43. doi: </w:t>
      </w:r>
      <w:hyperlink r:id="rId22" w:history="1">
        <w:r w:rsidRPr="00A17BC1">
          <w:rPr>
            <w:rStyle w:val="Kpr"/>
            <w:rFonts w:eastAsiaTheme="majorEastAsia"/>
            <w:lang w:val="en-GB"/>
          </w:rPr>
          <w:t>10.4037/ccn2015392</w:t>
        </w:r>
      </w:hyperlink>
      <w:r w:rsidRPr="00A17BC1">
        <w:rPr>
          <w:lang w:val="en-GB"/>
        </w:rPr>
        <w:t xml:space="preserve">. </w:t>
      </w:r>
    </w:p>
    <w:p w14:paraId="2938D5D8" w14:textId="77777777" w:rsidR="00A75B18" w:rsidRPr="00A17BC1" w:rsidRDefault="00A75B18" w:rsidP="00A75B18">
      <w:pPr>
        <w:pStyle w:val="References"/>
        <w:numPr>
          <w:ilvl w:val="0"/>
          <w:numId w:val="1"/>
        </w:numPr>
        <w:ind w:left="357" w:hanging="357"/>
        <w:rPr>
          <w:lang w:val="en-GB"/>
        </w:rPr>
      </w:pPr>
      <w:r w:rsidRPr="00A17BC1">
        <w:rPr>
          <w:lang w:val="en-GB"/>
        </w:rPr>
        <w:t>Tanrıkulu G, Ceylan B. Level of com</w:t>
      </w:r>
      <w:r>
        <w:rPr>
          <w:lang w:val="en-GB"/>
        </w:rPr>
        <w:t>passion and compassion fatigue in nurses working in pediatri</w:t>
      </w:r>
      <w:r w:rsidRPr="00A17BC1">
        <w:rPr>
          <w:lang w:val="en-GB"/>
        </w:rPr>
        <w:t>c cl</w:t>
      </w:r>
      <w:r>
        <w:rPr>
          <w:lang w:val="en-GB"/>
        </w:rPr>
        <w:t>ini</w:t>
      </w:r>
      <w:r w:rsidRPr="00A17BC1">
        <w:rPr>
          <w:lang w:val="en-GB"/>
        </w:rPr>
        <w:t xml:space="preserve">cs. </w:t>
      </w:r>
      <w:r>
        <w:rPr>
          <w:rStyle w:val="hgkelc"/>
          <w:bCs/>
          <w:lang w:val="en-GB"/>
        </w:rPr>
        <w:t>J</w:t>
      </w:r>
      <w:r w:rsidRPr="00A17BC1">
        <w:rPr>
          <w:rStyle w:val="hgkelc"/>
          <w:lang w:val="en-GB"/>
        </w:rPr>
        <w:t xml:space="preserve"> </w:t>
      </w:r>
      <w:r w:rsidRPr="00A17BC1">
        <w:rPr>
          <w:rStyle w:val="hgkelc"/>
          <w:bCs/>
          <w:lang w:val="en-GB"/>
        </w:rPr>
        <w:t>Health Sci</w:t>
      </w:r>
      <w:r>
        <w:rPr>
          <w:lang w:val="en-GB"/>
        </w:rPr>
        <w:t>. 2021;</w:t>
      </w:r>
      <w:r w:rsidRPr="00A17BC1">
        <w:rPr>
          <w:iCs/>
          <w:lang w:val="en-GB"/>
        </w:rPr>
        <w:t>30</w:t>
      </w:r>
      <w:r>
        <w:rPr>
          <w:lang w:val="en-GB"/>
        </w:rPr>
        <w:t>(1):31-</w:t>
      </w:r>
      <w:r w:rsidRPr="00A17BC1">
        <w:rPr>
          <w:lang w:val="en-GB"/>
        </w:rPr>
        <w:t xml:space="preserve">6. doi: </w:t>
      </w:r>
      <w:hyperlink r:id="rId23" w:history="1">
        <w:r w:rsidRPr="00A17BC1">
          <w:rPr>
            <w:rStyle w:val="Kpr"/>
            <w:rFonts w:eastAsiaTheme="majorEastAsia"/>
            <w:lang w:val="en-GB"/>
          </w:rPr>
          <w:t>10.34108/eujhs.727445</w:t>
        </w:r>
      </w:hyperlink>
      <w:r w:rsidRPr="00A17BC1">
        <w:rPr>
          <w:lang w:val="en-GB"/>
        </w:rPr>
        <w:t>.</w:t>
      </w:r>
    </w:p>
    <w:p w14:paraId="04707A37" w14:textId="77777777" w:rsidR="00A75B18" w:rsidRPr="00A17BC1" w:rsidRDefault="00A75B18" w:rsidP="00A75B18">
      <w:pPr>
        <w:pStyle w:val="References"/>
        <w:numPr>
          <w:ilvl w:val="0"/>
          <w:numId w:val="1"/>
        </w:numPr>
        <w:ind w:left="357" w:hanging="357"/>
        <w:rPr>
          <w:lang w:val="en-GB"/>
        </w:rPr>
      </w:pPr>
      <w:r w:rsidRPr="00A17BC1">
        <w:rPr>
          <w:lang w:val="en-GB"/>
        </w:rPr>
        <w:t xml:space="preserve">Roney LN, Acri MC. The cost of caring: An exploration of compassion fatigue, compassion satisfaction, and job satisfaction in pediatric nurses. </w:t>
      </w:r>
      <w:r w:rsidRPr="00A17BC1">
        <w:rPr>
          <w:iCs/>
          <w:lang w:val="en-GB"/>
        </w:rPr>
        <w:t xml:space="preserve">JPN. </w:t>
      </w:r>
      <w:r w:rsidRPr="00A17BC1">
        <w:rPr>
          <w:lang w:val="en-GB"/>
        </w:rPr>
        <w:t>2018;</w:t>
      </w:r>
      <w:r w:rsidRPr="00A17BC1">
        <w:rPr>
          <w:iCs/>
          <w:lang w:val="en-GB"/>
        </w:rPr>
        <w:t>40</w:t>
      </w:r>
      <w:r w:rsidRPr="00A17BC1">
        <w:rPr>
          <w:lang w:val="en-GB"/>
        </w:rPr>
        <w:t xml:space="preserve">:74-80. doi: </w:t>
      </w:r>
      <w:hyperlink r:id="rId24" w:tgtFrame="_blank" w:tooltip="Persistent link using digital object identifier" w:history="1">
        <w:r w:rsidRPr="00A17BC1">
          <w:rPr>
            <w:rStyle w:val="anchor-text"/>
            <w:lang w:val="en-GB"/>
          </w:rPr>
          <w:t>10.1016/j.pedn.2018.01.016</w:t>
        </w:r>
      </w:hyperlink>
      <w:r w:rsidRPr="00A17BC1">
        <w:rPr>
          <w:lang w:val="en-GB"/>
        </w:rPr>
        <w:t>.</w:t>
      </w:r>
    </w:p>
    <w:p w14:paraId="6A0D530A" w14:textId="77777777" w:rsidR="00A75B18" w:rsidRPr="007A2354" w:rsidRDefault="00A75B18" w:rsidP="00A75B18">
      <w:pPr>
        <w:pStyle w:val="References"/>
        <w:numPr>
          <w:ilvl w:val="0"/>
          <w:numId w:val="1"/>
        </w:numPr>
        <w:ind w:left="357" w:hanging="357"/>
        <w:rPr>
          <w:lang w:val="en-GB"/>
        </w:rPr>
      </w:pPr>
      <w:r w:rsidRPr="007A2354">
        <w:rPr>
          <w:lang w:val="en-GB"/>
        </w:rPr>
        <w:t xml:space="preserve">Jarrad RA, Hammad S. Oncology nurses’ compassion fatigue, burn out and compassion satisfaction. </w:t>
      </w:r>
      <w:r>
        <w:rPr>
          <w:rStyle w:val="hgkelc"/>
          <w:bCs/>
          <w:lang w:val="en-GB"/>
        </w:rPr>
        <w:t>Ann</w:t>
      </w:r>
      <w:r w:rsidRPr="007A2354">
        <w:rPr>
          <w:rStyle w:val="hgkelc"/>
          <w:lang w:val="en-GB"/>
        </w:rPr>
        <w:t xml:space="preserve"> </w:t>
      </w:r>
      <w:r w:rsidRPr="007A2354">
        <w:rPr>
          <w:rStyle w:val="hgkelc"/>
          <w:bCs/>
          <w:lang w:val="en-GB"/>
        </w:rPr>
        <w:t>Gen</w:t>
      </w:r>
      <w:r w:rsidRPr="007A2354">
        <w:rPr>
          <w:rStyle w:val="hgkelc"/>
          <w:lang w:val="en-GB"/>
        </w:rPr>
        <w:t xml:space="preserve"> </w:t>
      </w:r>
      <w:r w:rsidRPr="007A2354">
        <w:rPr>
          <w:rStyle w:val="hgkelc"/>
          <w:bCs/>
          <w:lang w:val="en-GB"/>
        </w:rPr>
        <w:t>Psychiatry</w:t>
      </w:r>
      <w:r w:rsidRPr="007A2354">
        <w:rPr>
          <w:lang w:val="en-GB"/>
        </w:rPr>
        <w:t>. 2020;</w:t>
      </w:r>
      <w:r w:rsidRPr="007A2354">
        <w:rPr>
          <w:iCs/>
          <w:lang w:val="en-GB"/>
        </w:rPr>
        <w:t>19</w:t>
      </w:r>
      <w:r w:rsidRPr="007A2354">
        <w:rPr>
          <w:lang w:val="en-GB"/>
        </w:rPr>
        <w:t xml:space="preserve">:1-8. doi: </w:t>
      </w:r>
      <w:r w:rsidRPr="007A2354">
        <w:t>10.1186/s12991-020-00272-9</w:t>
      </w:r>
      <w:r>
        <w:rPr>
          <w:lang w:val="en-GB"/>
        </w:rPr>
        <w:t>.</w:t>
      </w:r>
    </w:p>
    <w:p w14:paraId="1C379647" w14:textId="77777777" w:rsidR="00A75B18" w:rsidRPr="007A2354" w:rsidRDefault="00A75B18" w:rsidP="00A75B18">
      <w:pPr>
        <w:pStyle w:val="References"/>
        <w:numPr>
          <w:ilvl w:val="0"/>
          <w:numId w:val="1"/>
        </w:numPr>
        <w:ind w:left="357" w:hanging="357"/>
        <w:rPr>
          <w:lang w:val="en-GB"/>
        </w:rPr>
      </w:pPr>
      <w:r w:rsidRPr="007A2354">
        <w:rPr>
          <w:lang w:val="en-GB"/>
        </w:rPr>
        <w:t xml:space="preserve">Burnett H, Wahl K. The Compassion fatigue and resilience connection: </w:t>
      </w:r>
      <w:r>
        <w:rPr>
          <w:lang w:val="en-GB"/>
        </w:rPr>
        <w:t>A</w:t>
      </w:r>
      <w:r w:rsidRPr="007A2354">
        <w:rPr>
          <w:lang w:val="en-GB"/>
        </w:rPr>
        <w:t xml:space="preserve"> </w:t>
      </w:r>
      <w:r>
        <w:rPr>
          <w:lang w:val="en-GB"/>
        </w:rPr>
        <w:t>s</w:t>
      </w:r>
      <w:r w:rsidRPr="007A2354">
        <w:rPr>
          <w:lang w:val="en-GB"/>
        </w:rPr>
        <w:t>urvey of resilience, com-passion fatigue, b</w:t>
      </w:r>
      <w:r>
        <w:rPr>
          <w:lang w:val="en-GB"/>
        </w:rPr>
        <w:t>urnout, and compassion satisfac</w:t>
      </w:r>
      <w:r w:rsidRPr="007A2354">
        <w:rPr>
          <w:lang w:val="en-GB"/>
        </w:rPr>
        <w:t xml:space="preserve">tion among trauma responders. IJEMHHR. 2015;17:1318-26. </w:t>
      </w:r>
    </w:p>
    <w:p w14:paraId="1B8CEDFF" w14:textId="77777777" w:rsidR="00A75B18" w:rsidRPr="00A17BC1" w:rsidRDefault="00A75B18" w:rsidP="00A75B18">
      <w:pPr>
        <w:pStyle w:val="References"/>
        <w:numPr>
          <w:ilvl w:val="0"/>
          <w:numId w:val="1"/>
        </w:numPr>
        <w:ind w:left="357" w:hanging="357"/>
        <w:rPr>
          <w:lang w:val="en-GB"/>
        </w:rPr>
      </w:pPr>
      <w:r w:rsidRPr="00A17BC1">
        <w:rPr>
          <w:lang w:val="en-GB"/>
        </w:rPr>
        <w:t xml:space="preserve">Johnson KM. </w:t>
      </w:r>
      <w:r w:rsidRPr="00A17BC1">
        <w:rPr>
          <w:iCs/>
          <w:lang w:val="en-GB"/>
        </w:rPr>
        <w:t>Prevalence of compassion fatigue among pediatric nurses</w:t>
      </w:r>
      <w:r w:rsidRPr="00A17BC1">
        <w:rPr>
          <w:lang w:val="en-GB"/>
        </w:rPr>
        <w:t>. University of Colorado Denver, Anschutz Medical Campus.2014.</w:t>
      </w:r>
    </w:p>
    <w:p w14:paraId="08931F10" w14:textId="77777777" w:rsidR="00A75B18" w:rsidRPr="00A17BC1" w:rsidRDefault="00A75B18" w:rsidP="00A75B18">
      <w:pPr>
        <w:pStyle w:val="References"/>
        <w:numPr>
          <w:ilvl w:val="0"/>
          <w:numId w:val="1"/>
        </w:numPr>
        <w:ind w:left="357" w:hanging="357"/>
        <w:rPr>
          <w:lang w:val="en-GB"/>
        </w:rPr>
      </w:pPr>
      <w:r w:rsidRPr="00A17BC1">
        <w:rPr>
          <w:lang w:val="en-GB"/>
        </w:rPr>
        <w:t xml:space="preserve">Sullivan CE, Amber-Rose King BSN, Joni Holdiness BSN, Judith Durrell BSN, Christopher Spencer RN, Sykes A. Reducing compassion fatigue in inpatient pediatric oncology nurses. In </w:t>
      </w:r>
      <w:r w:rsidRPr="00A17BC1">
        <w:rPr>
          <w:iCs/>
          <w:lang w:val="en-GB"/>
        </w:rPr>
        <w:t>Oncology nursing forum. 2019;</w:t>
      </w:r>
      <w:r>
        <w:rPr>
          <w:lang w:val="en-GB"/>
        </w:rPr>
        <w:t>46(3):338-</w:t>
      </w:r>
      <w:r w:rsidRPr="00A17BC1">
        <w:rPr>
          <w:lang w:val="en-GB"/>
        </w:rPr>
        <w:t xml:space="preserve">47. </w:t>
      </w:r>
    </w:p>
    <w:p w14:paraId="0F1B70F9" w14:textId="77777777" w:rsidR="00A75B18" w:rsidRPr="00A17BC1" w:rsidRDefault="00A75B18" w:rsidP="00A75B18">
      <w:pPr>
        <w:pStyle w:val="References"/>
        <w:numPr>
          <w:ilvl w:val="0"/>
          <w:numId w:val="1"/>
        </w:numPr>
        <w:ind w:left="357" w:hanging="357"/>
        <w:rPr>
          <w:lang w:val="en-GB"/>
        </w:rPr>
      </w:pPr>
      <w:r w:rsidRPr="00A17BC1">
        <w:rPr>
          <w:lang w:val="en-GB"/>
        </w:rPr>
        <w:t xml:space="preserve">Kim C, Lee Y. Effects of compassion competence on missed nursing care, professional quality of life and quality of life among Korean nurses. </w:t>
      </w:r>
      <w:r>
        <w:rPr>
          <w:rStyle w:val="hgkelc"/>
          <w:bCs/>
          <w:lang w:val="en-GB"/>
        </w:rPr>
        <w:t>J</w:t>
      </w:r>
      <w:r w:rsidRPr="00A17BC1">
        <w:rPr>
          <w:rStyle w:val="hgkelc"/>
          <w:lang w:val="en-GB"/>
        </w:rPr>
        <w:t xml:space="preserve"> </w:t>
      </w:r>
      <w:r w:rsidRPr="00A17BC1">
        <w:rPr>
          <w:rStyle w:val="hgkelc"/>
          <w:bCs/>
          <w:lang w:val="en-GB"/>
        </w:rPr>
        <w:t>Nurs</w:t>
      </w:r>
      <w:r w:rsidRPr="00A17BC1">
        <w:rPr>
          <w:rStyle w:val="hgkelc"/>
          <w:lang w:val="en-GB"/>
        </w:rPr>
        <w:t xml:space="preserve"> </w:t>
      </w:r>
      <w:r w:rsidRPr="00A17BC1">
        <w:rPr>
          <w:rStyle w:val="hgkelc"/>
          <w:bCs/>
          <w:lang w:val="en-GB"/>
        </w:rPr>
        <w:t>Manag</w:t>
      </w:r>
      <w:r w:rsidRPr="00A17BC1">
        <w:rPr>
          <w:lang w:val="en-GB"/>
        </w:rPr>
        <w:t xml:space="preserve">. 2020; </w:t>
      </w:r>
      <w:r w:rsidRPr="00A17BC1">
        <w:rPr>
          <w:iCs/>
          <w:lang w:val="en-GB"/>
        </w:rPr>
        <w:t>8</w:t>
      </w:r>
      <w:r w:rsidRPr="00A17BC1">
        <w:rPr>
          <w:lang w:val="en-GB"/>
        </w:rPr>
        <w:t>(8):2</w:t>
      </w:r>
      <w:r>
        <w:rPr>
          <w:lang w:val="en-GB"/>
        </w:rPr>
        <w:t>118-</w:t>
      </w:r>
      <w:r w:rsidRPr="00A17BC1">
        <w:rPr>
          <w:lang w:val="en-GB"/>
        </w:rPr>
        <w:t>27. doi:1</w:t>
      </w:r>
      <w:hyperlink r:id="rId25" w:history="1">
        <w:r w:rsidRPr="00A17BC1">
          <w:rPr>
            <w:rStyle w:val="Kpr"/>
            <w:rFonts w:eastAsiaTheme="majorEastAsia"/>
            <w:lang w:val="en-GB"/>
          </w:rPr>
          <w:t>0.1111/jonm.13004</w:t>
        </w:r>
      </w:hyperlink>
      <w:r w:rsidRPr="00A17BC1">
        <w:rPr>
          <w:lang w:val="en-GB"/>
        </w:rPr>
        <w:t>.</w:t>
      </w:r>
    </w:p>
    <w:p w14:paraId="2AC9B0DD" w14:textId="77777777" w:rsidR="00A75B18" w:rsidRPr="00A17BC1" w:rsidRDefault="00A75B18" w:rsidP="00A75B18">
      <w:pPr>
        <w:pStyle w:val="References"/>
        <w:numPr>
          <w:ilvl w:val="0"/>
          <w:numId w:val="1"/>
        </w:numPr>
        <w:ind w:left="357" w:hanging="357"/>
        <w:rPr>
          <w:lang w:val="en-GB"/>
        </w:rPr>
      </w:pPr>
      <w:r w:rsidRPr="00A17BC1">
        <w:rPr>
          <w:lang w:val="en-GB"/>
        </w:rPr>
        <w:t>Cingi CC, Eroglu E. Compassion fatigue in health workers. OTD.2018;41(1):58-71. doi: 10.20515/otd.449810.</w:t>
      </w:r>
    </w:p>
    <w:p w14:paraId="1692CECD" w14:textId="77777777" w:rsidR="00A75B18" w:rsidRPr="00A17BC1" w:rsidRDefault="00A75B18" w:rsidP="00A75B18">
      <w:pPr>
        <w:pStyle w:val="References"/>
        <w:numPr>
          <w:ilvl w:val="0"/>
          <w:numId w:val="1"/>
        </w:numPr>
        <w:ind w:left="357" w:hanging="357"/>
        <w:rPr>
          <w:lang w:val="en-GB"/>
        </w:rPr>
      </w:pPr>
      <w:r w:rsidRPr="00A17BC1">
        <w:rPr>
          <w:lang w:val="en-GB"/>
        </w:rPr>
        <w:t xml:space="preserve">Xie W, Chen L, Feng F, Okoli CT, Tang P, Zeng L, </w:t>
      </w:r>
      <w:r>
        <w:rPr>
          <w:lang w:val="en-GB"/>
        </w:rPr>
        <w:t>et al</w:t>
      </w:r>
      <w:r w:rsidRPr="00A17BC1">
        <w:rPr>
          <w:lang w:val="en-GB"/>
        </w:rPr>
        <w:t xml:space="preserve">. The prevalence of compassion satisfaction and compassion fatigue among nurses: A systematic review and meta-analysis. </w:t>
      </w:r>
      <w:r w:rsidRPr="00A17BC1">
        <w:rPr>
          <w:rStyle w:val="hgkelc"/>
          <w:bCs/>
          <w:lang w:val="en-GB"/>
        </w:rPr>
        <w:t>IJNS</w:t>
      </w:r>
      <w:r>
        <w:rPr>
          <w:iCs/>
          <w:lang w:val="en-GB"/>
        </w:rPr>
        <w:t>. 2021;</w:t>
      </w:r>
      <w:r w:rsidRPr="00A17BC1">
        <w:rPr>
          <w:iCs/>
          <w:lang w:val="en-GB"/>
        </w:rPr>
        <w:t>120</w:t>
      </w:r>
      <w:r w:rsidRPr="00A17BC1">
        <w:rPr>
          <w:lang w:val="en-GB"/>
        </w:rPr>
        <w:t xml:space="preserve">:103973. doi: </w:t>
      </w:r>
      <w:hyperlink r:id="rId26" w:tgtFrame="_blank" w:tooltip="Persistent link using digital object identifier" w:history="1">
        <w:r w:rsidRPr="00A17BC1">
          <w:rPr>
            <w:rStyle w:val="anchor-text"/>
            <w:lang w:val="en-GB"/>
          </w:rPr>
          <w:t>10.1016/j.ijnurstu.2021.103973</w:t>
        </w:r>
      </w:hyperlink>
      <w:r w:rsidRPr="00A17BC1">
        <w:rPr>
          <w:lang w:val="en-GB"/>
        </w:rPr>
        <w:t>.</w:t>
      </w:r>
    </w:p>
    <w:p w14:paraId="19145103" w14:textId="77777777" w:rsidR="00A75B18" w:rsidRPr="00A17BC1" w:rsidRDefault="00A75B18" w:rsidP="00A75B18">
      <w:pPr>
        <w:pStyle w:val="References"/>
        <w:numPr>
          <w:ilvl w:val="0"/>
          <w:numId w:val="1"/>
        </w:numPr>
        <w:ind w:left="357" w:hanging="357"/>
        <w:rPr>
          <w:lang w:val="en-GB"/>
        </w:rPr>
      </w:pPr>
      <w:r w:rsidRPr="00A17BC1">
        <w:rPr>
          <w:lang w:val="en-GB"/>
        </w:rPr>
        <w:t xml:space="preserve">Alharbi J, Jackson D, Usher K. Compassion fatigue in critical care nurses and its impact on nurse-sensitive indicators in Saudi Arabian hospitals. </w:t>
      </w:r>
      <w:r w:rsidRPr="00A17BC1">
        <w:rPr>
          <w:iCs/>
          <w:lang w:val="en-GB"/>
        </w:rPr>
        <w:t>ACCCN</w:t>
      </w:r>
      <w:r w:rsidRPr="00A17BC1">
        <w:rPr>
          <w:lang w:val="en-GB"/>
        </w:rPr>
        <w:t>. 2020;</w:t>
      </w:r>
      <w:r w:rsidRPr="00A17BC1">
        <w:rPr>
          <w:iCs/>
          <w:lang w:val="en-GB"/>
        </w:rPr>
        <w:t>33</w:t>
      </w:r>
      <w:r>
        <w:rPr>
          <w:lang w:val="en-GB"/>
        </w:rPr>
        <w:t>(6):553-</w:t>
      </w:r>
      <w:r w:rsidRPr="00A17BC1">
        <w:rPr>
          <w:lang w:val="en-GB"/>
        </w:rPr>
        <w:t xml:space="preserve">9. doi: </w:t>
      </w:r>
      <w:hyperlink r:id="rId27" w:tgtFrame="_blank" w:tooltip="Persistent link using digital object identifier" w:history="1">
        <w:r w:rsidRPr="00A17BC1">
          <w:rPr>
            <w:rStyle w:val="anchor-text"/>
            <w:lang w:val="en-GB"/>
          </w:rPr>
          <w:t>10.1016/j.aucc.2020.02.002</w:t>
        </w:r>
      </w:hyperlink>
      <w:r w:rsidRPr="00A17BC1">
        <w:rPr>
          <w:lang w:val="en-GB"/>
        </w:rPr>
        <w:t>.</w:t>
      </w:r>
    </w:p>
    <w:p w14:paraId="3B749EF5" w14:textId="77777777" w:rsidR="00A75B18" w:rsidRPr="00A17BC1" w:rsidRDefault="00A75B18" w:rsidP="00A75B18">
      <w:pPr>
        <w:pStyle w:val="References"/>
        <w:numPr>
          <w:ilvl w:val="0"/>
          <w:numId w:val="1"/>
        </w:numPr>
        <w:ind w:left="357" w:hanging="357"/>
        <w:rPr>
          <w:lang w:val="en-GB"/>
        </w:rPr>
      </w:pPr>
      <w:r w:rsidRPr="00A17BC1">
        <w:rPr>
          <w:lang w:val="en-GB"/>
        </w:rPr>
        <w:t xml:space="preserve">Baek J, Cho H, Han K, Lee, H. Association between nursing work environment and compassion satisfaction among clinical nurses. </w:t>
      </w:r>
      <w:r w:rsidRPr="00A17BC1">
        <w:rPr>
          <w:rStyle w:val="hgkelc"/>
          <w:bCs/>
          <w:lang w:val="en-GB"/>
        </w:rPr>
        <w:t>J</w:t>
      </w:r>
      <w:r w:rsidRPr="00A17BC1">
        <w:rPr>
          <w:rStyle w:val="hgkelc"/>
          <w:lang w:val="en-GB"/>
        </w:rPr>
        <w:t xml:space="preserve"> </w:t>
      </w:r>
      <w:r w:rsidRPr="00A17BC1">
        <w:rPr>
          <w:rStyle w:val="hgkelc"/>
          <w:bCs/>
          <w:lang w:val="en-GB"/>
        </w:rPr>
        <w:t>Nurs</w:t>
      </w:r>
      <w:r w:rsidRPr="00A17BC1">
        <w:rPr>
          <w:rStyle w:val="hgkelc"/>
          <w:lang w:val="en-GB"/>
        </w:rPr>
        <w:t xml:space="preserve"> </w:t>
      </w:r>
      <w:r w:rsidRPr="00A17BC1">
        <w:rPr>
          <w:rStyle w:val="hgkelc"/>
          <w:bCs/>
          <w:lang w:val="en-GB"/>
        </w:rPr>
        <w:t>Manag</w:t>
      </w:r>
      <w:r w:rsidRPr="00A17BC1">
        <w:rPr>
          <w:lang w:val="en-GB"/>
        </w:rPr>
        <w:t>. 2020;</w:t>
      </w:r>
      <w:r w:rsidRPr="00A17BC1">
        <w:rPr>
          <w:iCs/>
          <w:lang w:val="en-GB"/>
        </w:rPr>
        <w:t>28</w:t>
      </w:r>
      <w:r w:rsidRPr="00A17BC1">
        <w:rPr>
          <w:lang w:val="en-GB"/>
        </w:rPr>
        <w:t xml:space="preserve">(2):368-76. doi: </w:t>
      </w:r>
      <w:hyperlink r:id="rId28" w:history="1">
        <w:r w:rsidRPr="00A17BC1">
          <w:rPr>
            <w:rStyle w:val="Kpr"/>
            <w:rFonts w:eastAsiaTheme="majorEastAsia"/>
            <w:lang w:val="en-GB"/>
          </w:rPr>
          <w:t>10.1111/jonm.12937</w:t>
        </w:r>
      </w:hyperlink>
      <w:r w:rsidRPr="00A17BC1">
        <w:rPr>
          <w:lang w:val="en-GB"/>
        </w:rPr>
        <w:t>.</w:t>
      </w:r>
    </w:p>
    <w:p w14:paraId="0402DFB2" w14:textId="77777777" w:rsidR="00A75B18" w:rsidRPr="00A17BC1" w:rsidRDefault="00A75B18" w:rsidP="00A75B18">
      <w:pPr>
        <w:pStyle w:val="References"/>
        <w:numPr>
          <w:ilvl w:val="0"/>
          <w:numId w:val="1"/>
        </w:numPr>
        <w:ind w:left="357" w:hanging="357"/>
        <w:rPr>
          <w:lang w:val="en-GB"/>
        </w:rPr>
      </w:pPr>
      <w:r w:rsidRPr="00A17BC1">
        <w:rPr>
          <w:lang w:val="en-GB"/>
        </w:rPr>
        <w:t xml:space="preserve">Thornton M. </w:t>
      </w:r>
      <w:r w:rsidRPr="00A17BC1">
        <w:rPr>
          <w:iCs/>
          <w:lang w:val="en-GB"/>
        </w:rPr>
        <w:t>Compassion satisfaction and compassion fatigue among pediatric nurses and the impact on patient satisfaction</w:t>
      </w:r>
      <w:r w:rsidRPr="00A17BC1">
        <w:rPr>
          <w:lang w:val="en-GB"/>
        </w:rPr>
        <w:t>. Doctoral dissertation, The University of New Mexico 2017.</w:t>
      </w:r>
    </w:p>
    <w:p w14:paraId="7D4C5619" w14:textId="77777777" w:rsidR="00A75B18" w:rsidRPr="00A17BC1" w:rsidRDefault="00A75B18" w:rsidP="00A75B18">
      <w:pPr>
        <w:pStyle w:val="References"/>
        <w:numPr>
          <w:ilvl w:val="0"/>
          <w:numId w:val="1"/>
        </w:numPr>
        <w:ind w:left="357" w:hanging="357"/>
        <w:rPr>
          <w:lang w:val="en-GB"/>
        </w:rPr>
      </w:pPr>
      <w:r w:rsidRPr="00A17BC1">
        <w:rPr>
          <w:lang w:val="en-GB"/>
        </w:rPr>
        <w:t xml:space="preserve">Forsyth LA, Lopez S, Lewis KA. Caring for sick kids: An integrative review of the evidence about the prevalence of compassion fatigue and effects on pediatric nurse retention. </w:t>
      </w:r>
      <w:r w:rsidRPr="00A17BC1">
        <w:rPr>
          <w:iCs/>
          <w:lang w:val="en-GB"/>
        </w:rPr>
        <w:t>JPN</w:t>
      </w:r>
      <w:r w:rsidRPr="00A17BC1">
        <w:rPr>
          <w:lang w:val="en-GB"/>
        </w:rPr>
        <w:t>. 2022;</w:t>
      </w:r>
      <w:r w:rsidRPr="00A17BC1">
        <w:rPr>
          <w:iCs/>
          <w:lang w:val="en-GB"/>
        </w:rPr>
        <w:t>63</w:t>
      </w:r>
      <w:r w:rsidRPr="00A17BC1">
        <w:rPr>
          <w:lang w:val="en-GB"/>
        </w:rPr>
        <w:t xml:space="preserve">:9-19. doi: </w:t>
      </w:r>
      <w:hyperlink r:id="rId29" w:tgtFrame="_blank" w:tooltip="Persistent link using digital object identifier" w:history="1">
        <w:r w:rsidRPr="00A17BC1">
          <w:rPr>
            <w:rStyle w:val="anchor-text"/>
            <w:lang w:val="en-GB"/>
          </w:rPr>
          <w:t>10.1016/j.pedn.2021.12.010</w:t>
        </w:r>
      </w:hyperlink>
      <w:r w:rsidRPr="00A17BC1">
        <w:rPr>
          <w:lang w:val="en-GB"/>
        </w:rPr>
        <w:t>.</w:t>
      </w:r>
    </w:p>
    <w:p w14:paraId="74900440" w14:textId="77777777" w:rsidR="00A75B18" w:rsidRPr="008C388F" w:rsidRDefault="00A75B18" w:rsidP="00A75B18">
      <w:pPr>
        <w:rPr>
          <w:lang w:val="en-US"/>
        </w:rPr>
      </w:pPr>
    </w:p>
    <w:p w14:paraId="53FFFF2A" w14:textId="77777777" w:rsidR="00017047" w:rsidRPr="00A75B18" w:rsidRDefault="00017047" w:rsidP="00A75B18"/>
    <w:sectPr w:rsidR="00017047" w:rsidRPr="00A75B18" w:rsidSect="0089665D">
      <w:headerReference w:type="even" r:id="rId30"/>
      <w:headerReference w:type="default" r:id="rId31"/>
      <w:footerReference w:type="even" r:id="rId32"/>
      <w:footerReference w:type="default" r:id="rId33"/>
      <w:headerReference w:type="first" r:id="rId34"/>
      <w:footerReference w:type="first" r:id="rId35"/>
      <w:pgSz w:w="11906" w:h="16838"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6B41E" w14:textId="77777777" w:rsidR="00B96C4A" w:rsidRDefault="00B96C4A" w:rsidP="00D94145">
      <w:pPr>
        <w:spacing w:before="0" w:after="0" w:line="240" w:lineRule="auto"/>
      </w:pPr>
      <w:r>
        <w:separator/>
      </w:r>
    </w:p>
  </w:endnote>
  <w:endnote w:type="continuationSeparator" w:id="0">
    <w:p w14:paraId="4710C22E" w14:textId="77777777" w:rsidR="00B96C4A" w:rsidRDefault="00B96C4A" w:rsidP="00D94145">
      <w:pPr>
        <w:spacing w:before="0" w:after="0" w:line="240" w:lineRule="auto"/>
      </w:pPr>
      <w:r>
        <w:continuationSeparator/>
      </w:r>
    </w:p>
  </w:endnote>
  <w:endnote w:type="continuationNotice" w:id="1">
    <w:p w14:paraId="47D0574F" w14:textId="77777777" w:rsidR="00B96C4A" w:rsidRDefault="00B96C4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Palatino Linotype">
    <w:panose1 w:val="02040502050505030304"/>
    <w:charset w:val="A2"/>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A2"/>
    <w:family w:val="swiss"/>
    <w:pitch w:val="variable"/>
    <w:sig w:usb0="E0002EFF" w:usb1="C000785B" w:usb2="00000009" w:usb3="00000000" w:csb0="000001FF" w:csb1="00000000"/>
  </w:font>
  <w:font w:name="MinionPro-Regular">
    <w:altName w:val="MS Mincho"/>
    <w:panose1 w:val="00000000000000000000"/>
    <w:charset w:val="80"/>
    <w:family w:val="roman"/>
    <w:notTrueType/>
    <w:pitch w:val="default"/>
    <w:sig w:usb0="00000005" w:usb1="08070000" w:usb2="00000010" w:usb3="00000000" w:csb0="0002001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338A" w14:textId="3EE47A2D" w:rsidR="00DA2AB2" w:rsidRDefault="000B4CD8" w:rsidP="00437701">
    <w:pPr>
      <w:pStyle w:val="AltBilgi"/>
      <w:tabs>
        <w:tab w:val="clear" w:pos="9072"/>
        <w:tab w:val="left" w:pos="7795"/>
      </w:tabs>
    </w:pPr>
    <w:r>
      <w:rPr>
        <w:noProof/>
      </w:rPr>
      <mc:AlternateContent>
        <mc:Choice Requires="wps">
          <w:drawing>
            <wp:anchor distT="4294967295" distB="4294967295" distL="114300" distR="114300" simplePos="0" relativeHeight="251667456" behindDoc="0" locked="0" layoutInCell="1" allowOverlap="1" wp14:anchorId="0933570F" wp14:editId="2F5DDC98">
              <wp:simplePos x="0" y="0"/>
              <wp:positionH relativeFrom="column">
                <wp:posOffset>-954405</wp:posOffset>
              </wp:positionH>
              <wp:positionV relativeFrom="paragraph">
                <wp:posOffset>-149226</wp:posOffset>
              </wp:positionV>
              <wp:extent cx="7642860" cy="0"/>
              <wp:effectExtent l="0" t="0" r="0" b="0"/>
              <wp:wrapNone/>
              <wp:docPr id="655984213" name="Düz Bağlayıcı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4286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6ACD6" id="Düz Bağlayıcı 7"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5.15pt,-11.75pt" to="526.6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" strokecolor="#4ea72e [3209]" strokeweight="1.5pt">
              <v:stroke joinstyle="miter"/>
              <o:lock v:ext="edit" shapetype="f"/>
            </v:line>
          </w:pict>
        </mc:Fallback>
      </mc:AlternateContent>
    </w:r>
    <w:r w:rsidR="00DA2AB2">
      <w:rPr>
        <w:noProof/>
      </w:rPr>
      <w:drawing>
        <wp:inline distT="0" distB="0" distL="0" distR="0" wp14:anchorId="37BD08F0" wp14:editId="6A0CA159">
          <wp:extent cx="655982" cy="230810"/>
          <wp:effectExtent l="0" t="0" r="0" b="0"/>
          <wp:docPr id="1285670490" name="Resim 2" descr="simge, sembol, ekran görüntüsü, bilardo topu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58896" name="Resim 2" descr="simge, sembol, ekran görüntüsü, bilardo topu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9218" cy="235467"/>
                  </a:xfrm>
                  <a:prstGeom prst="rect">
                    <a:avLst/>
                  </a:prstGeom>
                  <a:noFill/>
                  <a:ln>
                    <a:noFill/>
                  </a:ln>
                </pic:spPr>
              </pic:pic>
            </a:graphicData>
          </a:graphic>
        </wp:inline>
      </w:drawing>
    </w:r>
    <w:r w:rsidR="00DA2AB2">
      <w:t xml:space="preserve">       </w:t>
    </w:r>
    <w:r w:rsidR="00DA2AB2" w:rsidRPr="00761051">
      <w:rPr>
        <w:sz w:val="16"/>
        <w:szCs w:val="16"/>
      </w:rPr>
      <w:t>This  work  is licensed  under  a Creative  Commons Attribution</w:t>
    </w:r>
    <w:r w:rsidR="00DA2AB2" w:rsidRPr="00FF1521">
      <w:rPr>
        <w:sz w:val="16"/>
        <w:szCs w:val="16"/>
      </w:rPr>
      <w:t xml:space="preserve"> </w:t>
    </w:r>
    <w:r w:rsidR="00DA2AB2" w:rsidRPr="00761051">
      <w:rPr>
        <w:sz w:val="16"/>
        <w:szCs w:val="16"/>
      </w:rPr>
      <w:t>4.0 International License.</w:t>
    </w:r>
    <w:r w:rsidR="00DA2AB2">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3A0D9" w14:textId="36C5AB64" w:rsidR="00DA2AB2" w:rsidRDefault="000B4CD8" w:rsidP="00DD11FB">
    <w:pPr>
      <w:pStyle w:val="AltBilgi"/>
      <w:tabs>
        <w:tab w:val="clear" w:pos="4536"/>
        <w:tab w:val="clear" w:pos="9072"/>
        <w:tab w:val="left" w:pos="3285"/>
      </w:tabs>
    </w:pPr>
    <w:ins w:id="0" w:author="mehmet şahin" w:date="2026-01-11T15:55:00Z" w16du:dateUtc="2026-01-11T12:55:00Z">
      <w:r>
        <w:rPr>
          <w:noProof/>
        </w:rPr>
        <mc:AlternateContent>
          <mc:Choice Requires="wps">
            <w:drawing>
              <wp:anchor distT="0" distB="0" distL="114300" distR="114300" simplePos="0" relativeHeight="251672576" behindDoc="0" locked="0" layoutInCell="1" allowOverlap="1" wp14:anchorId="44B8A17F" wp14:editId="31056377">
                <wp:simplePos x="0" y="0"/>
                <wp:positionH relativeFrom="page">
                  <wp:posOffset>3691890</wp:posOffset>
                </wp:positionH>
                <wp:positionV relativeFrom="paragraph">
                  <wp:posOffset>629920</wp:posOffset>
                </wp:positionV>
                <wp:extent cx="3884295" cy="179705"/>
                <wp:effectExtent l="15240" t="9525" r="15240" b="10795"/>
                <wp:wrapNone/>
                <wp:docPr id="119185317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84295" cy="179705"/>
                        </a:xfrm>
                        <a:prstGeom prst="rect">
                          <a:avLst/>
                        </a:prstGeom>
                        <a:solidFill>
                          <a:schemeClr val="accent6">
                            <a:lumMod val="100000"/>
                            <a:lumOff val="0"/>
                          </a:schemeClr>
                        </a:solidFill>
                        <a:ln w="12700">
                          <a:solidFill>
                            <a:schemeClr val="accent6">
                              <a:lumMod val="15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92F930F" id="Rectangle 12" o:spid="_x0000_s1026" style="position:absolute;margin-left:290.7pt;margin-top:49.6pt;width:305.85pt;height:14.1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" fillcolor="#4ea72e [3209]" strokecolor="#0b1807 [489]" strokeweight="1pt">
                <w10:wrap anchorx="page"/>
              </v:rect>
            </w:pict>
          </mc:Fallback>
        </mc:AlternateContent>
      </w:r>
    </w:ins>
    <w:r>
      <w:rPr>
        <w:noProof/>
      </w:rPr>
      <mc:AlternateContent>
        <mc:Choice Requires="wps">
          <w:drawing>
            <wp:anchor distT="4294967295" distB="4294967295" distL="114300" distR="114300" simplePos="0" relativeHeight="251662336" behindDoc="0" locked="0" layoutInCell="1" allowOverlap="1" wp14:anchorId="6D81B6DF" wp14:editId="0753FE04">
              <wp:simplePos x="0" y="0"/>
              <wp:positionH relativeFrom="column">
                <wp:posOffset>-1129030</wp:posOffset>
              </wp:positionH>
              <wp:positionV relativeFrom="paragraph">
                <wp:posOffset>-66676</wp:posOffset>
              </wp:positionV>
              <wp:extent cx="8169275" cy="0"/>
              <wp:effectExtent l="0" t="0" r="0" b="0"/>
              <wp:wrapNone/>
              <wp:docPr id="534733436" name="Düz Bağlayıcı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69275"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EF3A6" id="Düz Bağlayıcı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8.9pt,-5.25pt" to="554.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" strokecolor="#4ea72e [3209]" strokeweight="1.5pt">
              <v:stroke joinstyle="miter"/>
              <o:lock v:ext="edit" shapetype="f"/>
            </v:line>
          </w:pict>
        </mc:Fallback>
      </mc:AlternateContent>
    </w:r>
    <w:r w:rsidR="00DA2AB2">
      <w:rPr>
        <w:rFonts w:cs="Times New Roman"/>
        <w:b/>
        <w:bCs/>
        <w:color w:val="000000"/>
        <w:sz w:val="18"/>
        <w:szCs w:val="18"/>
        <w:u w:val="single"/>
      </w:rPr>
      <w:br/>
    </w:r>
    <w:r w:rsidR="00DA2AB2">
      <w:rPr>
        <w:noProof/>
      </w:rPr>
      <w:drawing>
        <wp:inline distT="0" distB="0" distL="0" distR="0" wp14:anchorId="10450A34" wp14:editId="43A51760">
          <wp:extent cx="441960" cy="155504"/>
          <wp:effectExtent l="0" t="0" r="0" b="0"/>
          <wp:docPr id="664405178" name="Resim 2" descr="simge, sembol, ekran görüntüsü, bilardo topu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58896" name="Resim 2" descr="simge, sembol, ekran görüntüsü, bilardo topu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6325" cy="160558"/>
                  </a:xfrm>
                  <a:prstGeom prst="rect">
                    <a:avLst/>
                  </a:prstGeom>
                  <a:noFill/>
                  <a:ln>
                    <a:noFill/>
                  </a:ln>
                </pic:spPr>
              </pic:pic>
            </a:graphicData>
          </a:graphic>
        </wp:inline>
      </w:drawing>
    </w:r>
    <w:r w:rsidR="00DA2AB2" w:rsidRPr="00761051">
      <w:rPr>
        <w:sz w:val="16"/>
        <w:szCs w:val="16"/>
      </w:rPr>
      <w:t>This  work  is licensed  under  a Creative Commons Attribution</w:t>
    </w:r>
    <w:r w:rsidR="00DA2AB2" w:rsidRPr="00FF1521">
      <w:rPr>
        <w:sz w:val="16"/>
        <w:szCs w:val="16"/>
      </w:rPr>
      <w:t xml:space="preserve"> </w:t>
    </w:r>
    <w:r w:rsidR="00DA2AB2" w:rsidRPr="00761051">
      <w:rPr>
        <w:sz w:val="16"/>
        <w:szCs w:val="16"/>
      </w:rPr>
      <w:t>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FB3F" w14:textId="4655DA72" w:rsidR="00DA2AB2" w:rsidRPr="00D94145" w:rsidRDefault="000B4CD8" w:rsidP="00D94145">
    <w:pPr>
      <w:pStyle w:val="citation"/>
    </w:pPr>
    <w:r>
      <w:rPr>
        <w:b/>
        <w:bCs/>
      </w:rPr>
      <mc:AlternateContent>
        <mc:Choice Requires="wps">
          <w:drawing>
            <wp:anchor distT="4294967295" distB="4294967295" distL="114300" distR="114300" simplePos="0" relativeHeight="251661312" behindDoc="0" locked="0" layoutInCell="1" allowOverlap="1" wp14:anchorId="157574BF" wp14:editId="24BEC9F1">
              <wp:simplePos x="0" y="0"/>
              <wp:positionH relativeFrom="column">
                <wp:posOffset>-949960</wp:posOffset>
              </wp:positionH>
              <wp:positionV relativeFrom="paragraph">
                <wp:posOffset>-31751</wp:posOffset>
              </wp:positionV>
              <wp:extent cx="7613015" cy="0"/>
              <wp:effectExtent l="0" t="0" r="0" b="0"/>
              <wp:wrapNone/>
              <wp:docPr id="1319623439" name="Düz Bağlayıcı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3015"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B217A" id="Düz Bağlayıcı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8pt,-2.5pt" to="524.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" strokecolor="#4ea72e [3209]" strokeweight="1.5pt">
              <v:stroke joinstyle="miter"/>
              <o:lock v:ext="edit" shapetype="f"/>
            </v:line>
          </w:pict>
        </mc:Fallback>
      </mc:AlternateContent>
    </w:r>
    <w:r w:rsidR="00DA2AB2" w:rsidRPr="00D94145">
      <w:rPr>
        <w:b/>
        <w:bCs/>
      </w:rPr>
      <w:t>Citation:</w:t>
    </w:r>
    <w:r w:rsidR="00DA2AB2" w:rsidRPr="00D94145">
      <w:t xml:space="preserve"> </w:t>
    </w:r>
    <w:r w:rsidR="00D94145" w:rsidRPr="00D94145">
      <w:t xml:space="preserve">Haylı CM, Demir Kösem D, Hakverdioğlu Yönt G, Akça Sümengen A. Comparison of compassion levels of nurses working in pediatrics clinic and other clinics. Health Sci Q. 2026;6(1):1-9. doi: </w:t>
    </w:r>
    <w:hyperlink r:id="rId1" w:history="1">
      <w:r w:rsidR="00D94145" w:rsidRPr="009725D1">
        <w:rPr>
          <w:rStyle w:val="Kpr"/>
        </w:rPr>
        <w:t>10.26900/hsq.2757</w:t>
      </w:r>
      <w:r w:rsidR="00DA2AB2" w:rsidRPr="009725D1">
        <w:rPr>
          <w:rStyle w:val="Kpr"/>
        </w:rPr>
        <w:t xml:space="preserve"> </w:t>
      </w:r>
    </w:hyperlink>
    <w:r w:rsidR="00DA2AB2" w:rsidRPr="00D9414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D260" w14:textId="77777777" w:rsidR="00B96C4A" w:rsidRDefault="00B96C4A" w:rsidP="00D94145">
      <w:pPr>
        <w:spacing w:before="0" w:after="0" w:line="240" w:lineRule="auto"/>
      </w:pPr>
      <w:r>
        <w:separator/>
      </w:r>
    </w:p>
  </w:footnote>
  <w:footnote w:type="continuationSeparator" w:id="0">
    <w:p w14:paraId="3085126F" w14:textId="77777777" w:rsidR="00B96C4A" w:rsidRDefault="00B96C4A" w:rsidP="00D94145">
      <w:pPr>
        <w:spacing w:before="0" w:after="0" w:line="240" w:lineRule="auto"/>
      </w:pPr>
      <w:r>
        <w:continuationSeparator/>
      </w:r>
    </w:p>
  </w:footnote>
  <w:footnote w:type="continuationNotice" w:id="1">
    <w:p w14:paraId="18BA1929" w14:textId="77777777" w:rsidR="00B96C4A" w:rsidRDefault="00B96C4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37B3" w14:textId="54D95C3D" w:rsidR="00DA2AB2" w:rsidRPr="00CD44C9" w:rsidRDefault="000B4CD8" w:rsidP="008B3645">
    <w:pPr>
      <w:pStyle w:val="stBilgi"/>
      <w:rPr>
        <w:i/>
        <w:iCs/>
        <w:sz w:val="18"/>
        <w:szCs w:val="18"/>
      </w:rPr>
    </w:pPr>
    <w:r>
      <w:rPr>
        <w:i/>
        <w:iCs/>
        <w:noProof/>
      </w:rPr>
      <mc:AlternateContent>
        <mc:Choice Requires="wps">
          <w:drawing>
            <wp:anchor distT="4294967295" distB="4294967295" distL="114300" distR="114300" simplePos="0" relativeHeight="251659264" behindDoc="0" locked="0" layoutInCell="1" allowOverlap="1" wp14:anchorId="68D12991" wp14:editId="6045123B">
              <wp:simplePos x="0" y="0"/>
              <wp:positionH relativeFrom="column">
                <wp:posOffset>-949960</wp:posOffset>
              </wp:positionH>
              <wp:positionV relativeFrom="paragraph">
                <wp:posOffset>464819</wp:posOffset>
              </wp:positionV>
              <wp:extent cx="7642860" cy="0"/>
              <wp:effectExtent l="0" t="0" r="0" b="0"/>
              <wp:wrapNone/>
              <wp:docPr id="2141129282" name="Düz Bağlayıcı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4286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50681" id="Düz Bağlayıcı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8pt,36.6pt" to="527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" strokecolor="#4ea72e [3209]" strokeweight="1.5pt">
              <v:stroke joinstyle="miter"/>
              <o:lock v:ext="edit" shapetype="f"/>
            </v:line>
          </w:pict>
        </mc:Fallback>
      </mc:AlternateContent>
    </w:r>
    <w:r w:rsidR="00DA2AB2" w:rsidRPr="00CD44C9">
      <w:rPr>
        <w:i/>
        <w:iCs/>
        <w:sz w:val="18"/>
        <w:szCs w:val="18"/>
      </w:rPr>
      <w:t>Health Sci. Q.</w:t>
    </w:r>
    <w:r w:rsidR="00DA2AB2" w:rsidRPr="00CD44C9">
      <w:rPr>
        <w:i/>
        <w:iCs/>
        <w:sz w:val="18"/>
      </w:rPr>
      <w:t xml:space="preserve"> </w:t>
    </w:r>
    <w:r w:rsidR="00DA2AB2" w:rsidRPr="00CD44C9">
      <w:rPr>
        <w:i/>
        <w:iCs/>
        <w:sz w:val="18"/>
        <w:szCs w:val="18"/>
      </w:rPr>
      <w:t xml:space="preserve">                                                                                                                                                                              </w:t>
    </w:r>
    <w:r w:rsidR="00DA2AB2" w:rsidRPr="00CD44C9">
      <w:rPr>
        <w:i/>
        <w:iCs/>
        <w:sz w:val="18"/>
        <w:szCs w:val="18"/>
      </w:rPr>
      <w:fldChar w:fldCharType="begin"/>
    </w:r>
    <w:r w:rsidR="00DA2AB2" w:rsidRPr="00CD44C9">
      <w:rPr>
        <w:i/>
        <w:iCs/>
        <w:sz w:val="18"/>
        <w:szCs w:val="18"/>
      </w:rPr>
      <w:instrText>PAGE   \* MERGEFORMAT</w:instrText>
    </w:r>
    <w:r w:rsidR="00DA2AB2" w:rsidRPr="00CD44C9">
      <w:rPr>
        <w:i/>
        <w:iCs/>
        <w:sz w:val="18"/>
        <w:szCs w:val="18"/>
      </w:rPr>
      <w:fldChar w:fldCharType="separate"/>
    </w:r>
    <w:r w:rsidR="00DA2AB2" w:rsidRPr="00CD44C9">
      <w:rPr>
        <w:i/>
        <w:iCs/>
        <w:sz w:val="18"/>
        <w:szCs w:val="18"/>
      </w:rPr>
      <w:t>1</w:t>
    </w:r>
    <w:r w:rsidR="00DA2AB2" w:rsidRPr="00CD44C9">
      <w:rPr>
        <w:i/>
        <w:iCs/>
        <w:sz w:val="18"/>
        <w:szCs w:val="18"/>
      </w:rPr>
      <w:fldChar w:fldCharType="end"/>
    </w:r>
    <w:r w:rsidR="00DA2AB2" w:rsidRPr="00CD44C9">
      <w:rPr>
        <w:i/>
        <w:iCs/>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90A3" w14:textId="0AE4742F" w:rsidR="00DA2AB2" w:rsidRDefault="000B4CD8">
    <w:pPr>
      <w:pStyle w:val="stBilgi"/>
      <w:rPr>
        <w:sz w:val="18"/>
        <w:szCs w:val="18"/>
      </w:rPr>
    </w:pPr>
    <w:r>
      <w:rPr>
        <w:noProof/>
      </w:rPr>
      <mc:AlternateContent>
        <mc:Choice Requires="wps">
          <w:drawing>
            <wp:anchor distT="0" distB="0" distL="114300" distR="114300" simplePos="0" relativeHeight="251664384" behindDoc="0" locked="0" layoutInCell="1" allowOverlap="1" wp14:anchorId="4D8E8DCA" wp14:editId="0398759B">
              <wp:simplePos x="0" y="0"/>
              <wp:positionH relativeFrom="column">
                <wp:posOffset>-1129030</wp:posOffset>
              </wp:positionH>
              <wp:positionV relativeFrom="paragraph">
                <wp:posOffset>-435610</wp:posOffset>
              </wp:positionV>
              <wp:extent cx="3819525" cy="144145"/>
              <wp:effectExtent l="9525" t="14605" r="9525" b="12700"/>
              <wp:wrapNone/>
              <wp:docPr id="1334058830" name="Dikdörtge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9525" cy="144145"/>
                      </a:xfrm>
                      <a:prstGeom prst="rect">
                        <a:avLst/>
                      </a:prstGeom>
                      <a:solidFill>
                        <a:schemeClr val="accent6">
                          <a:lumMod val="100000"/>
                          <a:lumOff val="0"/>
                        </a:schemeClr>
                      </a:solidFill>
                      <a:ln w="12700">
                        <a:solidFill>
                          <a:schemeClr val="accent6">
                            <a:lumMod val="15000"/>
                            <a:lumOff val="0"/>
                          </a:scheme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7EA202" id="Dikdörtgen 8" o:spid="_x0000_s1026" style="position:absolute;margin-left:-88.9pt;margin-top:-34.3pt;width:300.75pt;height:1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" fillcolor="#4ea72e [3209]" strokecolor="#0b1807 [489]" strokeweight="1pt"/>
          </w:pict>
        </mc:Fallback>
      </mc:AlternateContent>
    </w:r>
    <w:r w:rsidR="00DA2AB2" w:rsidRPr="000D6983">
      <w:rPr>
        <w:sz w:val="18"/>
        <w:szCs w:val="18"/>
      </w:rPr>
      <w:t>Health Sci. Q.</w:t>
    </w:r>
    <w:r w:rsidR="00DA2AB2">
      <w:ptab w:relativeTo="margin" w:alignment="center" w:leader="none"/>
    </w:r>
    <w:r w:rsidR="00DA2AB2" w:rsidRPr="000D6983">
      <w:rPr>
        <w:sz w:val="18"/>
        <w:szCs w:val="18"/>
      </w:rPr>
      <w:ptab w:relativeTo="margin" w:alignment="right" w:leader="none"/>
    </w:r>
    <w:r w:rsidR="00D94145" w:rsidRPr="00D94145">
      <w:rPr>
        <w:sz w:val="18"/>
        <w:szCs w:val="18"/>
      </w:rPr>
      <w:fldChar w:fldCharType="begin"/>
    </w:r>
    <w:r w:rsidR="00D94145" w:rsidRPr="00D94145">
      <w:rPr>
        <w:sz w:val="18"/>
        <w:szCs w:val="18"/>
      </w:rPr>
      <w:instrText>PAGE   \* MERGEFORMAT</w:instrText>
    </w:r>
    <w:r w:rsidR="00D94145" w:rsidRPr="00D94145">
      <w:rPr>
        <w:sz w:val="18"/>
        <w:szCs w:val="18"/>
      </w:rPr>
      <w:fldChar w:fldCharType="separate"/>
    </w:r>
    <w:r w:rsidR="00D94145" w:rsidRPr="00D94145">
      <w:rPr>
        <w:sz w:val="18"/>
        <w:szCs w:val="18"/>
      </w:rPr>
      <w:t>1</w:t>
    </w:r>
    <w:r w:rsidR="00D94145" w:rsidRPr="00D94145">
      <w:rPr>
        <w:sz w:val="18"/>
        <w:szCs w:val="18"/>
      </w:rPr>
      <w:fldChar w:fldCharType="end"/>
    </w:r>
  </w:p>
  <w:p w14:paraId="2DA59C13" w14:textId="5911B378" w:rsidR="00DA2AB2" w:rsidRDefault="000B4CD8">
    <w:pPr>
      <w:pStyle w:val="stBilgi"/>
    </w:pPr>
    <w:r>
      <w:rPr>
        <w:noProof/>
      </w:rPr>
      <mc:AlternateContent>
        <mc:Choice Requires="wps">
          <w:drawing>
            <wp:anchor distT="4294967295" distB="4294967295" distL="114300" distR="114300" simplePos="0" relativeHeight="251660288" behindDoc="0" locked="0" layoutInCell="1" allowOverlap="1" wp14:anchorId="2CB091BB" wp14:editId="78B87FF4">
              <wp:simplePos x="0" y="0"/>
              <wp:positionH relativeFrom="column">
                <wp:posOffset>-870585</wp:posOffset>
              </wp:positionH>
              <wp:positionV relativeFrom="paragraph">
                <wp:posOffset>226694</wp:posOffset>
              </wp:positionV>
              <wp:extent cx="7623175" cy="0"/>
              <wp:effectExtent l="0" t="0" r="0" b="0"/>
              <wp:wrapNone/>
              <wp:docPr id="716940813" name="Düz Bağlayıcı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623175"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78247" id="Düz Bağlayıcı 9"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8.55pt,17.85pt" to="531.7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" strokecolor="#4ea72e [3209]" strokeweight="1.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6"/>
      <w:gridCol w:w="4175"/>
      <w:gridCol w:w="1240"/>
    </w:tblGrid>
    <w:tr w:rsidR="00FB4CCE" w:rsidRPr="00335ABF" w14:paraId="3B4E1D8A" w14:textId="77777777" w:rsidTr="00655092">
      <w:trPr>
        <w:trHeight w:val="1261"/>
      </w:trPr>
      <w:tc>
        <w:tcPr>
          <w:tcW w:w="3876" w:type="dxa"/>
        </w:tcPr>
        <w:p w14:paraId="046E730A" w14:textId="77777777" w:rsidR="00DA2AB2" w:rsidRDefault="00DA2AB2" w:rsidP="002B462D">
          <w:pPr>
            <w:pStyle w:val="stBilgi"/>
            <w:jc w:val="left"/>
          </w:pPr>
          <w:r>
            <w:rPr>
              <w:noProof/>
            </w:rPr>
            <w:drawing>
              <wp:inline distT="0" distB="0" distL="0" distR="0" wp14:anchorId="2F7E9757" wp14:editId="2680B9CD">
                <wp:extent cx="2323158" cy="720000"/>
                <wp:effectExtent l="0" t="0" r="1270" b="4445"/>
                <wp:docPr id="604960941" name="Resim 3" descr="grafik, grafik tasarım,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78808" name="Resim 3" descr="grafik, grafik tasarım, yazı tipi, tasarım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2323158" cy="720000"/>
                        </a:xfrm>
                        <a:prstGeom prst="rect">
                          <a:avLst/>
                        </a:prstGeom>
                      </pic:spPr>
                    </pic:pic>
                  </a:graphicData>
                </a:graphic>
              </wp:inline>
            </w:drawing>
          </w:r>
        </w:p>
      </w:tc>
      <w:tc>
        <w:tcPr>
          <w:tcW w:w="4175" w:type="dxa"/>
        </w:tcPr>
        <w:p w14:paraId="1C400546" w14:textId="77777777" w:rsidR="00DA2AB2" w:rsidRPr="00AE3C31" w:rsidRDefault="004238C3" w:rsidP="00D7778C">
          <w:pPr>
            <w:pStyle w:val="stBilgi"/>
            <w:spacing w:before="60" w:after="120"/>
            <w:jc w:val="left"/>
            <w:rPr>
              <w:rFonts w:cs="Times New Roman"/>
              <w:b/>
              <w:bCs/>
              <w:i/>
              <w:iCs/>
              <w:noProof/>
              <w:sz w:val="18"/>
              <w:szCs w:val="18"/>
              <w:lang w:val="tr-TR"/>
            </w:rPr>
          </w:pPr>
          <w:ins w:id="1" w:author="mehmet şahin" w:date="2026-01-11T15:55:00Z" w16du:dateUtc="2026-01-11T12:55:00Z">
            <w:r>
              <w:rPr>
                <w:rFonts w:cs="Times New Roman"/>
                <w:b/>
                <w:bCs/>
                <w:i/>
                <w:iCs/>
                <w:noProof/>
                <w:sz w:val="18"/>
                <w:szCs w:val="18"/>
                <w:lang w:val="tr-TR"/>
              </w:rPr>
              <w:br/>
            </w:r>
          </w:ins>
          <w:r w:rsidR="00DA2AB2" w:rsidRPr="00AE3C31">
            <w:rPr>
              <w:rFonts w:cs="Times New Roman"/>
              <w:b/>
              <w:bCs/>
              <w:i/>
              <w:iCs/>
              <w:noProof/>
              <w:sz w:val="18"/>
              <w:szCs w:val="18"/>
              <w:lang w:val="tr-TR"/>
            </w:rPr>
            <w:t>Health Sci Q</w:t>
          </w:r>
        </w:p>
        <w:p w14:paraId="5F172293" w14:textId="77777777" w:rsidR="00DA2AB2" w:rsidRPr="00AE3C31" w:rsidRDefault="00DA2AB2" w:rsidP="00D7778C">
          <w:pPr>
            <w:pStyle w:val="stBilgi"/>
            <w:spacing w:before="60" w:after="120"/>
            <w:jc w:val="left"/>
            <w:rPr>
              <w:rFonts w:cs="Times New Roman"/>
              <w:i/>
              <w:iCs/>
              <w:noProof/>
              <w:sz w:val="18"/>
              <w:szCs w:val="18"/>
              <w:lang w:val="tr-TR"/>
            </w:rPr>
          </w:pPr>
          <w:r w:rsidRPr="00AE3C31">
            <w:rPr>
              <w:rFonts w:cs="Times New Roman"/>
              <w:b/>
              <w:bCs/>
              <w:i/>
              <w:iCs/>
              <w:noProof/>
              <w:sz w:val="18"/>
              <w:szCs w:val="18"/>
              <w:lang w:val="tr-TR"/>
            </w:rPr>
            <w:t>e-ISSN:</w:t>
          </w:r>
          <w:r w:rsidRPr="00AE3C31">
            <w:rPr>
              <w:rFonts w:cs="Times New Roman"/>
              <w:i/>
              <w:iCs/>
              <w:noProof/>
              <w:sz w:val="18"/>
              <w:szCs w:val="18"/>
              <w:lang w:val="tr-TR"/>
            </w:rPr>
            <w:t xml:space="preserve"> 2791-6022, </w:t>
          </w:r>
          <w:r w:rsidRPr="00AE3C31">
            <w:rPr>
              <w:rFonts w:cs="Times New Roman"/>
              <w:b/>
              <w:bCs/>
              <w:i/>
              <w:iCs/>
              <w:noProof/>
              <w:sz w:val="18"/>
              <w:szCs w:val="18"/>
              <w:lang w:val="tr-TR"/>
            </w:rPr>
            <w:t xml:space="preserve">DOI: </w:t>
          </w:r>
          <w:hyperlink r:id="rId2" w:history="1">
            <w:r w:rsidRPr="009725D1">
              <w:rPr>
                <w:rStyle w:val="Kpr"/>
                <w:rFonts w:cs="Times New Roman"/>
                <w:i/>
                <w:iCs/>
                <w:noProof/>
                <w:sz w:val="18"/>
                <w:szCs w:val="18"/>
                <w:lang w:val="tr-TR"/>
              </w:rPr>
              <w:t>10.26900/hsq.2757</w:t>
            </w:r>
          </w:hyperlink>
        </w:p>
        <w:p w14:paraId="15963A92" w14:textId="77777777" w:rsidR="00DA2AB2" w:rsidRPr="00645015" w:rsidRDefault="00DA2AB2" w:rsidP="00645015">
          <w:pPr>
            <w:pStyle w:val="stBilgi"/>
            <w:spacing w:before="60" w:after="120"/>
            <w:rPr>
              <w:rFonts w:cs="Times New Roman"/>
              <w:i/>
              <w:iCs/>
              <w:noProof/>
              <w:sz w:val="18"/>
              <w:szCs w:val="18"/>
              <w:lang w:val="tr-TR"/>
            </w:rPr>
          </w:pPr>
          <w:r w:rsidRPr="00AE3C31">
            <w:rPr>
              <w:rFonts w:cs="Times New Roman"/>
              <w:b/>
              <w:bCs/>
              <w:i/>
              <w:iCs/>
              <w:noProof/>
              <w:sz w:val="18"/>
              <w:szCs w:val="18"/>
              <w:lang w:val="tr-TR"/>
            </w:rPr>
            <w:t>202</w:t>
          </w:r>
          <w:r>
            <w:rPr>
              <w:rFonts w:cs="Times New Roman"/>
              <w:b/>
              <w:bCs/>
              <w:i/>
              <w:iCs/>
              <w:noProof/>
              <w:sz w:val="18"/>
              <w:szCs w:val="18"/>
              <w:lang w:val="tr-TR"/>
            </w:rPr>
            <w:t>6</w:t>
          </w:r>
          <w:r w:rsidRPr="00AE3C31">
            <w:rPr>
              <w:rFonts w:cs="Times New Roman"/>
              <w:b/>
              <w:bCs/>
              <w:i/>
              <w:iCs/>
              <w:noProof/>
              <w:sz w:val="18"/>
              <w:szCs w:val="18"/>
              <w:lang w:val="tr-TR"/>
            </w:rPr>
            <w:t xml:space="preserve">; </w:t>
          </w:r>
          <w:r>
            <w:rPr>
              <w:rFonts w:cs="Times New Roman"/>
              <w:b/>
              <w:bCs/>
              <w:i/>
              <w:iCs/>
              <w:noProof/>
              <w:sz w:val="18"/>
              <w:szCs w:val="18"/>
              <w:lang w:val="tr-TR"/>
            </w:rPr>
            <w:t>6</w:t>
          </w:r>
          <w:r w:rsidRPr="00AE3C31">
            <w:rPr>
              <w:rFonts w:cs="Times New Roman"/>
              <w:b/>
              <w:bCs/>
              <w:i/>
              <w:iCs/>
              <w:noProof/>
              <w:sz w:val="18"/>
              <w:szCs w:val="18"/>
              <w:lang w:val="tr-TR"/>
            </w:rPr>
            <w:t>(</w:t>
          </w:r>
          <w:r>
            <w:rPr>
              <w:rFonts w:cs="Times New Roman"/>
              <w:b/>
              <w:bCs/>
              <w:i/>
              <w:iCs/>
              <w:noProof/>
              <w:sz w:val="18"/>
              <w:szCs w:val="18"/>
              <w:lang w:val="tr-TR"/>
            </w:rPr>
            <w:t>1</w:t>
          </w:r>
          <w:r w:rsidRPr="00AE3C31">
            <w:rPr>
              <w:rFonts w:cs="Times New Roman"/>
              <w:b/>
              <w:bCs/>
              <w:i/>
              <w:iCs/>
              <w:noProof/>
              <w:sz w:val="18"/>
              <w:szCs w:val="18"/>
              <w:lang w:val="tr-TR"/>
            </w:rPr>
            <w:t>):</w:t>
          </w:r>
          <w:r w:rsidRPr="00983F1C">
            <w:rPr>
              <w:rFonts w:cs="Times New Roman"/>
              <w:b/>
              <w:bCs/>
              <w:i/>
              <w:iCs/>
              <w:noProof/>
              <w:sz w:val="18"/>
              <w:szCs w:val="18"/>
              <w:lang w:val="tr-TR"/>
            </w:rPr>
            <w:t>1-</w:t>
          </w:r>
          <w:r w:rsidR="00D94145">
            <w:rPr>
              <w:rFonts w:cs="Times New Roman"/>
              <w:b/>
              <w:bCs/>
              <w:i/>
              <w:iCs/>
              <w:noProof/>
              <w:sz w:val="18"/>
              <w:szCs w:val="18"/>
              <w:lang w:val="tr-TR"/>
            </w:rPr>
            <w:t>9</w:t>
          </w:r>
          <w:r w:rsidRPr="00AE3C31">
            <w:rPr>
              <w:rFonts w:cs="Times New Roman"/>
              <w:b/>
              <w:bCs/>
              <w:i/>
              <w:iCs/>
              <w:noProof/>
              <w:sz w:val="18"/>
              <w:szCs w:val="18"/>
              <w:lang w:val="tr-TR"/>
            </w:rPr>
            <w:t>, Frequency:</w:t>
          </w:r>
          <w:r w:rsidRPr="00AE3C31">
            <w:rPr>
              <w:rFonts w:cs="Times New Roman"/>
              <w:i/>
              <w:iCs/>
              <w:noProof/>
              <w:sz w:val="18"/>
              <w:szCs w:val="18"/>
              <w:lang w:val="tr-TR"/>
            </w:rPr>
            <w:t xml:space="preserve"> Quarterly</w:t>
          </w:r>
        </w:p>
      </w:tc>
      <w:tc>
        <w:tcPr>
          <w:tcW w:w="1240" w:type="dxa"/>
        </w:tcPr>
        <w:p w14:paraId="3F51AC5C" w14:textId="77777777" w:rsidR="00DA2AB2" w:rsidRPr="00AE3C31" w:rsidRDefault="00DA2AB2" w:rsidP="00D7778C">
          <w:pPr>
            <w:pStyle w:val="stBilgi"/>
            <w:spacing w:before="60" w:after="120"/>
            <w:jc w:val="left"/>
            <w:rPr>
              <w:rFonts w:cs="Times New Roman"/>
              <w:b/>
              <w:bCs/>
              <w:i/>
              <w:iCs/>
              <w:noProof/>
              <w:sz w:val="18"/>
              <w:szCs w:val="18"/>
            </w:rPr>
          </w:pPr>
          <w:r>
            <w:rPr>
              <w:rFonts w:cs="Times New Roman"/>
              <w:b/>
              <w:bCs/>
              <w:i/>
              <w:iCs/>
              <w:noProof/>
              <w:sz w:val="18"/>
              <w:szCs w:val="18"/>
            </w:rPr>
            <w:drawing>
              <wp:inline distT="0" distB="0" distL="0" distR="0" wp14:anchorId="3364B51B" wp14:editId="39849929">
                <wp:extent cx="720000" cy="720000"/>
                <wp:effectExtent l="0" t="0" r="0" b="0"/>
                <wp:docPr id="1520637868" name="Resim 1" descr="metin, simge, sembol, yazı tipi, log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82778" name="Resim 1" descr="metin, simge, sembol, yazı tipi, logo içeren bir resim&#10;&#10;Açıklama otomatik olarak oluşturuldu"/>
                        <pic:cNvPicPr/>
                      </pic:nvPicPr>
                      <pic:blipFill>
                        <a:blip r:embed="rId3">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r>
  </w:tbl>
  <w:p w14:paraId="3ED001FD" w14:textId="7353A8F6" w:rsidR="00DA2AB2" w:rsidRDefault="000B4CD8" w:rsidP="00E356E4">
    <w:pPr>
      <w:pStyle w:val="stBilgi"/>
      <w:tabs>
        <w:tab w:val="clear" w:pos="4536"/>
        <w:tab w:val="clear" w:pos="9072"/>
        <w:tab w:val="left" w:pos="7223"/>
        <w:tab w:val="left" w:pos="7726"/>
      </w:tabs>
    </w:pPr>
    <w:r>
      <w:rPr>
        <w:noProof/>
      </w:rPr>
      <mc:AlternateContent>
        <mc:Choice Requires="wps">
          <w:drawing>
            <wp:anchor distT="0" distB="0" distL="114300" distR="114300" simplePos="0" relativeHeight="251666432" behindDoc="1" locked="0" layoutInCell="1" allowOverlap="1" wp14:anchorId="680D399F" wp14:editId="08F67E30">
              <wp:simplePos x="0" y="0"/>
              <wp:positionH relativeFrom="column">
                <wp:posOffset>-953770</wp:posOffset>
              </wp:positionH>
              <wp:positionV relativeFrom="paragraph">
                <wp:posOffset>15240</wp:posOffset>
              </wp:positionV>
              <wp:extent cx="7674610" cy="224155"/>
              <wp:effectExtent l="0" t="0" r="2540" b="4445"/>
              <wp:wrapNone/>
              <wp:docPr id="763329895"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4610" cy="22415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9EC9789" id="Dikdörtgen 3" o:spid="_x0000_s1026" style="position:absolute;margin-left:-75.1pt;margin-top:1.2pt;width:604.3pt;height:17.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" fillcolor="#4ea72e [3209]" strokecolor="#0b1807 [489]" strokeweight="1pt">
              <v:path arrowok="t"/>
            </v:rect>
          </w:pict>
        </mc:Fallback>
      </mc:AlternateContent>
    </w:r>
    <w:r w:rsidR="00E356E4">
      <w:tab/>
    </w:r>
    <w:r w:rsidR="00E356E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77AE"/>
    <w:multiLevelType w:val="hybridMultilevel"/>
    <w:tmpl w:val="4886953C"/>
    <w:lvl w:ilvl="0" w:tplc="5030C09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1B26414B"/>
    <w:multiLevelType w:val="hybridMultilevel"/>
    <w:tmpl w:val="4922F3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D32F14"/>
    <w:multiLevelType w:val="hybridMultilevel"/>
    <w:tmpl w:val="C304F314"/>
    <w:lvl w:ilvl="0" w:tplc="6322747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43486FD6"/>
    <w:multiLevelType w:val="multilevel"/>
    <w:tmpl w:val="6F2A20E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5641FD7"/>
    <w:multiLevelType w:val="hybridMultilevel"/>
    <w:tmpl w:val="7076DDDA"/>
    <w:lvl w:ilvl="0" w:tplc="FD54351C">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CFD2B51"/>
    <w:multiLevelType w:val="hybridMultilevel"/>
    <w:tmpl w:val="CB74A1DA"/>
    <w:lvl w:ilvl="0" w:tplc="1A6AA3F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579994223">
    <w:abstractNumId w:val="4"/>
  </w:num>
  <w:num w:numId="2" w16cid:durableId="1297225356">
    <w:abstractNumId w:val="4"/>
  </w:num>
  <w:num w:numId="3" w16cid:durableId="1157454593">
    <w:abstractNumId w:val="5"/>
  </w:num>
  <w:num w:numId="4" w16cid:durableId="1618827281">
    <w:abstractNumId w:val="2"/>
  </w:num>
  <w:num w:numId="5" w16cid:durableId="957637725">
    <w:abstractNumId w:val="0"/>
  </w:num>
  <w:num w:numId="6" w16cid:durableId="1953047848">
    <w:abstractNumId w:val="1"/>
  </w:num>
  <w:num w:numId="7" w16cid:durableId="11187928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hmet şahin">
    <w15:presenceInfo w15:providerId="AD" w15:userId="S::mehmetsahin@comu.edu.tr::f9d928fa-dec7-4674-a813-426cefc4e6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6"/>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CD8"/>
    <w:rsid w:val="00017047"/>
    <w:rsid w:val="000B4CD8"/>
    <w:rsid w:val="001E5A1A"/>
    <w:rsid w:val="00266B97"/>
    <w:rsid w:val="00273527"/>
    <w:rsid w:val="003467E0"/>
    <w:rsid w:val="004238C3"/>
    <w:rsid w:val="00655092"/>
    <w:rsid w:val="007975A8"/>
    <w:rsid w:val="007F5896"/>
    <w:rsid w:val="0089665D"/>
    <w:rsid w:val="00896697"/>
    <w:rsid w:val="008F3FA7"/>
    <w:rsid w:val="009725D1"/>
    <w:rsid w:val="00A736E9"/>
    <w:rsid w:val="00A75B18"/>
    <w:rsid w:val="00B96C4A"/>
    <w:rsid w:val="00CD44C9"/>
    <w:rsid w:val="00CE3383"/>
    <w:rsid w:val="00D656A5"/>
    <w:rsid w:val="00D94145"/>
    <w:rsid w:val="00DA2AB2"/>
    <w:rsid w:val="00DD3CB8"/>
    <w:rsid w:val="00E356E4"/>
    <w:rsid w:val="00E871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5E1AB"/>
  <w15:chartTrackingRefBased/>
  <w15:docId w15:val="{18001169-6BD0-48CC-B4A6-15223E39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B18"/>
    <w:pPr>
      <w:spacing w:before="120"/>
      <w:jc w:val="both"/>
    </w:pPr>
    <w:rPr>
      <w:rFonts w:ascii="Times New Roman" w:hAnsi="Times New Roman"/>
      <w:kern w:val="0"/>
    </w:rPr>
  </w:style>
  <w:style w:type="paragraph" w:styleId="Balk1">
    <w:name w:val="heading 1"/>
    <w:basedOn w:val="Normal"/>
    <w:next w:val="Normal"/>
    <w:link w:val="Balk1Char"/>
    <w:autoRedefine/>
    <w:uiPriority w:val="9"/>
    <w:qFormat/>
    <w:rsid w:val="00A75B18"/>
    <w:pPr>
      <w:keepNext/>
      <w:keepLines/>
      <w:spacing w:before="240" w:line="276" w:lineRule="auto"/>
      <w:outlineLvl w:val="0"/>
    </w:pPr>
    <w:rPr>
      <w:rFonts w:eastAsiaTheme="majorEastAsia" w:cstheme="majorBidi"/>
      <w:b/>
      <w:bCs/>
      <w:color w:val="0F4761" w:themeColor="accent1" w:themeShade="BF"/>
    </w:rPr>
  </w:style>
  <w:style w:type="paragraph" w:styleId="Balk2">
    <w:name w:val="heading 2"/>
    <w:basedOn w:val="Normal"/>
    <w:next w:val="Normal"/>
    <w:link w:val="Balk2Char"/>
    <w:autoRedefine/>
    <w:uiPriority w:val="9"/>
    <w:unhideWhenUsed/>
    <w:qFormat/>
    <w:rsid w:val="00A75B18"/>
    <w:pPr>
      <w:keepNext/>
      <w:keepLines/>
      <w:spacing w:before="160"/>
      <w:outlineLvl w:val="1"/>
    </w:pPr>
    <w:rPr>
      <w:rFonts w:eastAsiaTheme="majorEastAsia" w:cstheme="majorBidi"/>
      <w:b/>
      <w:color w:val="0F4761" w:themeColor="accent1" w:themeShade="BF"/>
      <w:sz w:val="20"/>
      <w:szCs w:val="32"/>
    </w:rPr>
  </w:style>
  <w:style w:type="paragraph" w:styleId="Balk3">
    <w:name w:val="heading 3"/>
    <w:basedOn w:val="Normal"/>
    <w:next w:val="Normal"/>
    <w:link w:val="Balk3Char"/>
    <w:uiPriority w:val="9"/>
    <w:semiHidden/>
    <w:unhideWhenUsed/>
    <w:qFormat/>
    <w:rsid w:val="00A75B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75B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75B18"/>
    <w:pPr>
      <w:keepNext/>
      <w:keepLines/>
      <w:spacing w:before="80" w:after="40"/>
      <w:outlineLvl w:val="4"/>
    </w:pPr>
    <w:rPr>
      <w:rFonts w:eastAsiaTheme="majorEastAsia" w:cstheme="majorBidi"/>
      <w:color w:val="0F4761" w:themeColor="accent1" w:themeShade="BF"/>
    </w:rPr>
  </w:style>
  <w:style w:type="paragraph" w:styleId="Balk6">
    <w:name w:val="heading 6"/>
    <w:aliases w:val="Heading 2"/>
    <w:basedOn w:val="Normal"/>
    <w:link w:val="Balk6Char"/>
    <w:autoRedefine/>
    <w:uiPriority w:val="9"/>
    <w:unhideWhenUsed/>
    <w:rsid w:val="00273527"/>
    <w:pPr>
      <w:widowControl w:val="0"/>
      <w:autoSpaceDE w:val="0"/>
      <w:autoSpaceDN w:val="0"/>
      <w:spacing w:after="0" w:line="240" w:lineRule="auto"/>
      <w:jc w:val="center"/>
      <w:outlineLvl w:val="5"/>
    </w:pPr>
    <w:rPr>
      <w:rFonts w:eastAsia="Calibri" w:cs="Calibri"/>
      <w:b/>
      <w:bCs/>
      <w:sz w:val="20"/>
      <w:lang w:eastAsia="tr-TR" w:bidi="tr-TR"/>
    </w:rPr>
  </w:style>
  <w:style w:type="paragraph" w:styleId="Balk7">
    <w:name w:val="heading 7"/>
    <w:basedOn w:val="Normal"/>
    <w:next w:val="Normal"/>
    <w:link w:val="Balk7Char"/>
    <w:uiPriority w:val="9"/>
    <w:semiHidden/>
    <w:unhideWhenUsed/>
    <w:rsid w:val="00A75B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75B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75B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75B18"/>
    <w:rPr>
      <w:rFonts w:ascii="Times New Roman" w:eastAsiaTheme="majorEastAsia" w:hAnsi="Times New Roman" w:cstheme="majorBidi"/>
      <w:b/>
      <w:bCs/>
      <w:color w:val="0F4761" w:themeColor="accent1" w:themeShade="BF"/>
      <w:kern w:val="0"/>
    </w:rPr>
  </w:style>
  <w:style w:type="paragraph" w:customStyle="1" w:styleId="Tablo">
    <w:name w:val="Tablo"/>
    <w:basedOn w:val="Normal"/>
    <w:link w:val="TabloChar"/>
    <w:autoRedefine/>
    <w:qFormat/>
    <w:rsid w:val="007975A8"/>
    <w:pPr>
      <w:spacing w:after="0" w:line="360" w:lineRule="auto"/>
    </w:pPr>
    <w:rPr>
      <w:rFonts w:cs="Times New Roman"/>
      <w:bCs/>
      <w:sz w:val="20"/>
      <w:szCs w:val="20"/>
    </w:rPr>
  </w:style>
  <w:style w:type="character" w:customStyle="1" w:styleId="TabloChar">
    <w:name w:val="Tablo Char"/>
    <w:basedOn w:val="VarsaylanParagrafYazTipi"/>
    <w:link w:val="Tablo"/>
    <w:rsid w:val="007975A8"/>
    <w:rPr>
      <w:rFonts w:ascii="Times New Roman" w:hAnsi="Times New Roman" w:cs="Times New Roman"/>
      <w:bCs/>
      <w:sz w:val="20"/>
      <w:szCs w:val="20"/>
    </w:rPr>
  </w:style>
  <w:style w:type="paragraph" w:customStyle="1" w:styleId="citation">
    <w:name w:val="citation"/>
    <w:basedOn w:val="Normal"/>
    <w:link w:val="citationChar"/>
    <w:autoRedefine/>
    <w:qFormat/>
    <w:rsid w:val="00D94145"/>
    <w:pPr>
      <w:spacing w:before="0" w:after="60"/>
      <w:ind w:right="567"/>
    </w:pPr>
    <w:rPr>
      <w:noProof/>
      <w:color w:val="000000"/>
      <w:sz w:val="18"/>
      <w:szCs w:val="18"/>
      <w:lang w:val="fi-FI"/>
    </w:rPr>
  </w:style>
  <w:style w:type="character" w:customStyle="1" w:styleId="citationChar">
    <w:name w:val="citation Char"/>
    <w:basedOn w:val="VarsaylanParagrafYazTipi"/>
    <w:link w:val="citation"/>
    <w:rsid w:val="00D94145"/>
    <w:rPr>
      <w:rFonts w:ascii="Times New Roman" w:hAnsi="Times New Roman"/>
      <w:noProof/>
      <w:color w:val="000000"/>
      <w:kern w:val="0"/>
      <w:sz w:val="18"/>
      <w:szCs w:val="18"/>
      <w:lang w:val="fi-FI"/>
    </w:rPr>
  </w:style>
  <w:style w:type="paragraph" w:customStyle="1" w:styleId="References">
    <w:name w:val="References"/>
    <w:basedOn w:val="Normal"/>
    <w:link w:val="ReferencesChar"/>
    <w:autoRedefine/>
    <w:qFormat/>
    <w:rsid w:val="00273527"/>
    <w:pPr>
      <w:numPr>
        <w:numId w:val="7"/>
      </w:numPr>
      <w:spacing w:after="120" w:line="240" w:lineRule="auto"/>
      <w:ind w:left="357" w:hanging="357"/>
      <w:textAlignment w:val="baseline"/>
    </w:pPr>
    <w:rPr>
      <w:rFonts w:eastAsia="Times New Roman" w:cs="Times New Roman"/>
      <w:color w:val="000000" w:themeColor="text1"/>
      <w:sz w:val="20"/>
      <w:szCs w:val="18"/>
      <w:lang w:eastAsia="tr-TR"/>
    </w:rPr>
  </w:style>
  <w:style w:type="character" w:customStyle="1" w:styleId="ReferencesChar">
    <w:name w:val="References Char"/>
    <w:basedOn w:val="VarsaylanParagrafYazTipi"/>
    <w:link w:val="References"/>
    <w:rsid w:val="00273527"/>
    <w:rPr>
      <w:rFonts w:ascii="Times New Roman" w:eastAsia="Times New Roman" w:hAnsi="Times New Roman" w:cs="Times New Roman"/>
      <w:color w:val="000000" w:themeColor="text1"/>
      <w:sz w:val="20"/>
      <w:szCs w:val="18"/>
      <w:lang w:eastAsia="tr-TR"/>
    </w:rPr>
  </w:style>
  <w:style w:type="character" w:customStyle="1" w:styleId="Balk6Char">
    <w:name w:val="Başlık 6 Char"/>
    <w:aliases w:val="Heading 2 Char"/>
    <w:basedOn w:val="VarsaylanParagrafYazTipi"/>
    <w:link w:val="Balk6"/>
    <w:uiPriority w:val="9"/>
    <w:rsid w:val="00273527"/>
    <w:rPr>
      <w:rFonts w:ascii="Times New Roman" w:eastAsia="Calibri" w:hAnsi="Times New Roman" w:cs="Calibri"/>
      <w:b/>
      <w:bCs/>
      <w:sz w:val="20"/>
      <w:lang w:eastAsia="tr-TR" w:bidi="tr-TR"/>
    </w:rPr>
  </w:style>
  <w:style w:type="character" w:customStyle="1" w:styleId="Balk2Char">
    <w:name w:val="Başlık 2 Char"/>
    <w:basedOn w:val="VarsaylanParagrafYazTipi"/>
    <w:link w:val="Balk2"/>
    <w:uiPriority w:val="9"/>
    <w:rsid w:val="00A75B18"/>
    <w:rPr>
      <w:rFonts w:ascii="Times New Roman" w:eastAsiaTheme="majorEastAsia" w:hAnsi="Times New Roman" w:cstheme="majorBidi"/>
      <w:b/>
      <w:color w:val="0F4761" w:themeColor="accent1" w:themeShade="BF"/>
      <w:sz w:val="20"/>
      <w:szCs w:val="32"/>
    </w:rPr>
  </w:style>
  <w:style w:type="character" w:customStyle="1" w:styleId="Balk3Char">
    <w:name w:val="Başlık 3 Char"/>
    <w:basedOn w:val="VarsaylanParagrafYazTipi"/>
    <w:link w:val="Balk3"/>
    <w:uiPriority w:val="9"/>
    <w:semiHidden/>
    <w:rsid w:val="00A75B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75B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75B18"/>
    <w:rPr>
      <w:rFonts w:eastAsiaTheme="majorEastAsia" w:cstheme="majorBidi"/>
      <w:color w:val="0F4761" w:themeColor="accent1" w:themeShade="BF"/>
    </w:rPr>
  </w:style>
  <w:style w:type="character" w:customStyle="1" w:styleId="Balk7Char">
    <w:name w:val="Başlık 7 Char"/>
    <w:basedOn w:val="VarsaylanParagrafYazTipi"/>
    <w:link w:val="Balk7"/>
    <w:uiPriority w:val="9"/>
    <w:semiHidden/>
    <w:rsid w:val="00A75B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75B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75B18"/>
    <w:rPr>
      <w:rFonts w:eastAsiaTheme="majorEastAsia" w:cstheme="majorBidi"/>
      <w:color w:val="272727" w:themeColor="text1" w:themeTint="D8"/>
    </w:rPr>
  </w:style>
  <w:style w:type="paragraph" w:styleId="KonuBal">
    <w:name w:val="Title"/>
    <w:basedOn w:val="Normal"/>
    <w:next w:val="Normal"/>
    <w:link w:val="KonuBalChar"/>
    <w:uiPriority w:val="10"/>
    <w:rsid w:val="00A75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75B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rsid w:val="00A75B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75B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rsid w:val="00A75B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75B18"/>
    <w:rPr>
      <w:i/>
      <w:iCs/>
      <w:color w:val="404040" w:themeColor="text1" w:themeTint="BF"/>
    </w:rPr>
  </w:style>
  <w:style w:type="paragraph" w:styleId="ListeParagraf">
    <w:name w:val="List Paragraph"/>
    <w:basedOn w:val="Normal"/>
    <w:qFormat/>
    <w:rsid w:val="00A75B18"/>
    <w:pPr>
      <w:ind w:left="720"/>
      <w:contextualSpacing/>
    </w:pPr>
  </w:style>
  <w:style w:type="character" w:styleId="GlVurgulama">
    <w:name w:val="Intense Emphasis"/>
    <w:basedOn w:val="VarsaylanParagrafYazTipi"/>
    <w:uiPriority w:val="21"/>
    <w:rsid w:val="00A75B18"/>
    <w:rPr>
      <w:i/>
      <w:iCs/>
      <w:color w:val="0F4761" w:themeColor="accent1" w:themeShade="BF"/>
    </w:rPr>
  </w:style>
  <w:style w:type="paragraph" w:styleId="GlAlnt">
    <w:name w:val="Intense Quote"/>
    <w:basedOn w:val="Normal"/>
    <w:next w:val="Normal"/>
    <w:link w:val="GlAlntChar"/>
    <w:uiPriority w:val="30"/>
    <w:rsid w:val="00A75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75B18"/>
    <w:rPr>
      <w:i/>
      <w:iCs/>
      <w:color w:val="0F4761" w:themeColor="accent1" w:themeShade="BF"/>
    </w:rPr>
  </w:style>
  <w:style w:type="character" w:styleId="GlBavuru">
    <w:name w:val="Intense Reference"/>
    <w:basedOn w:val="VarsaylanParagrafYazTipi"/>
    <w:uiPriority w:val="32"/>
    <w:rsid w:val="00A75B18"/>
    <w:rPr>
      <w:b/>
      <w:bCs/>
      <w:smallCaps/>
      <w:color w:val="0F4761" w:themeColor="accent1" w:themeShade="BF"/>
      <w:spacing w:val="5"/>
    </w:rPr>
  </w:style>
  <w:style w:type="paragraph" w:customStyle="1" w:styleId="Abstract">
    <w:name w:val="Abstract"/>
    <w:basedOn w:val="AralkYok"/>
    <w:link w:val="AbstractChar"/>
    <w:autoRedefine/>
    <w:qFormat/>
    <w:rsid w:val="00A75B18"/>
    <w:pPr>
      <w:spacing w:before="120" w:after="120"/>
    </w:pPr>
    <w:rPr>
      <w:rFonts w:eastAsia="Calibri" w:cs="Minion Pro"/>
      <w:bCs/>
      <w:noProof/>
      <w:color w:val="000000"/>
      <w:sz w:val="20"/>
      <w:szCs w:val="24"/>
      <w:lang w:val="es-CO"/>
    </w:rPr>
  </w:style>
  <w:style w:type="character" w:customStyle="1" w:styleId="AbstractChar">
    <w:name w:val="Abstract Char"/>
    <w:basedOn w:val="VarsaylanParagrafYazTipi"/>
    <w:link w:val="Abstract"/>
    <w:rsid w:val="00A75B18"/>
    <w:rPr>
      <w:rFonts w:ascii="Times New Roman" w:eastAsia="Calibri" w:hAnsi="Times New Roman" w:cs="Minion Pro"/>
      <w:bCs/>
      <w:noProof/>
      <w:color w:val="000000"/>
      <w:kern w:val="0"/>
      <w:sz w:val="20"/>
      <w:szCs w:val="24"/>
      <w:lang w:val="es-CO"/>
      <w14:ligatures w14:val="none"/>
    </w:rPr>
  </w:style>
  <w:style w:type="paragraph" w:customStyle="1" w:styleId="TemelParagraf">
    <w:name w:val="[Temel Paragraf]"/>
    <w:basedOn w:val="Normal"/>
    <w:link w:val="TemelParagrafChar"/>
    <w:uiPriority w:val="99"/>
    <w:rsid w:val="00A75B18"/>
    <w:pPr>
      <w:autoSpaceDE w:val="0"/>
      <w:autoSpaceDN w:val="0"/>
      <w:adjustRightInd w:val="0"/>
      <w:spacing w:after="0" w:line="288" w:lineRule="auto"/>
      <w:textAlignment w:val="center"/>
    </w:pPr>
    <w:rPr>
      <w:rFonts w:ascii="Minion Pro" w:hAnsi="Minion Pro" w:cs="Minion Pro"/>
      <w:color w:val="000000"/>
      <w:sz w:val="24"/>
      <w:szCs w:val="24"/>
      <w:lang w:val="en-GB"/>
    </w:rPr>
  </w:style>
  <w:style w:type="character" w:styleId="Kpr">
    <w:name w:val="Hyperlink"/>
    <w:basedOn w:val="VarsaylanParagrafYazTipi"/>
    <w:uiPriority w:val="99"/>
    <w:unhideWhenUsed/>
    <w:rsid w:val="00A75B18"/>
    <w:rPr>
      <w:color w:val="467886" w:themeColor="hyperlink"/>
      <w:u w:val="single"/>
    </w:rPr>
  </w:style>
  <w:style w:type="paragraph" w:customStyle="1" w:styleId="Default">
    <w:name w:val="Default"/>
    <w:basedOn w:val="Normal"/>
    <w:rsid w:val="00A75B18"/>
    <w:pPr>
      <w:autoSpaceDE w:val="0"/>
      <w:autoSpaceDN w:val="0"/>
      <w:adjustRightInd w:val="0"/>
      <w:spacing w:line="288" w:lineRule="auto"/>
      <w:textAlignment w:val="center"/>
    </w:pPr>
    <w:rPr>
      <w:rFonts w:cs="Times New Roman"/>
      <w:color w:val="000000"/>
      <w:sz w:val="24"/>
      <w:szCs w:val="24"/>
      <w:lang w:val="en-US"/>
    </w:rPr>
  </w:style>
  <w:style w:type="paragraph" w:styleId="stBilgi">
    <w:name w:val="header"/>
    <w:basedOn w:val="Normal"/>
    <w:link w:val="stBilgiChar"/>
    <w:uiPriority w:val="99"/>
    <w:unhideWhenUsed/>
    <w:rsid w:val="00A75B1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75B18"/>
    <w:rPr>
      <w:rFonts w:ascii="Times New Roman" w:hAnsi="Times New Roman"/>
      <w:kern w:val="0"/>
    </w:rPr>
  </w:style>
  <w:style w:type="paragraph" w:styleId="AltBilgi">
    <w:name w:val="footer"/>
    <w:basedOn w:val="Normal"/>
    <w:link w:val="AltBilgiChar"/>
    <w:uiPriority w:val="99"/>
    <w:unhideWhenUsed/>
    <w:rsid w:val="00A75B1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75B18"/>
    <w:rPr>
      <w:rFonts w:ascii="Times New Roman" w:hAnsi="Times New Roman"/>
      <w:kern w:val="0"/>
    </w:rPr>
  </w:style>
  <w:style w:type="table" w:styleId="TabloKlavuzu">
    <w:name w:val="Table Grid"/>
    <w:basedOn w:val="NormalTablo"/>
    <w:uiPriority w:val="59"/>
    <w:rsid w:val="00A75B18"/>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ame">
    <w:name w:val="Author Name"/>
    <w:basedOn w:val="TemelParagraf"/>
    <w:link w:val="AuthorNameChar"/>
    <w:autoRedefine/>
    <w:qFormat/>
    <w:rsid w:val="00A75B18"/>
    <w:pPr>
      <w:suppressAutoHyphens/>
      <w:spacing w:before="360" w:after="120"/>
      <w:jc w:val="center"/>
    </w:pPr>
    <w:rPr>
      <w:rFonts w:ascii="Times New Roman" w:hAnsi="Times New Roman" w:cs="Palatino Linotype"/>
      <w:b/>
      <w:bCs/>
      <w:color w:val="000000" w:themeColor="text1"/>
      <w:sz w:val="22"/>
      <w:szCs w:val="20"/>
    </w:rPr>
  </w:style>
  <w:style w:type="character" w:customStyle="1" w:styleId="TemelParagrafChar">
    <w:name w:val="[Temel Paragraf] Char"/>
    <w:basedOn w:val="VarsaylanParagrafYazTipi"/>
    <w:link w:val="TemelParagraf"/>
    <w:uiPriority w:val="99"/>
    <w:rsid w:val="00A75B18"/>
    <w:rPr>
      <w:rFonts w:ascii="Minion Pro" w:hAnsi="Minion Pro" w:cs="Minion Pro"/>
      <w:color w:val="000000"/>
      <w:kern w:val="0"/>
      <w:sz w:val="24"/>
      <w:szCs w:val="24"/>
      <w:lang w:val="en-GB"/>
    </w:rPr>
  </w:style>
  <w:style w:type="character" w:customStyle="1" w:styleId="AuthorNameChar">
    <w:name w:val="Author Name Char"/>
    <w:basedOn w:val="TemelParagrafChar"/>
    <w:link w:val="AuthorName"/>
    <w:rsid w:val="00A75B18"/>
    <w:rPr>
      <w:rFonts w:ascii="Times New Roman" w:hAnsi="Times New Roman" w:cs="Palatino Linotype"/>
      <w:b/>
      <w:bCs/>
      <w:color w:val="000000" w:themeColor="text1"/>
      <w:kern w:val="0"/>
      <w:sz w:val="24"/>
      <w:szCs w:val="20"/>
      <w:lang w:val="en-GB"/>
    </w:rPr>
  </w:style>
  <w:style w:type="paragraph" w:customStyle="1" w:styleId="Affilation">
    <w:name w:val="Affilation"/>
    <w:basedOn w:val="Normal"/>
    <w:link w:val="AffilationChar"/>
    <w:autoRedefine/>
    <w:qFormat/>
    <w:rsid w:val="00A75B18"/>
    <w:pPr>
      <w:shd w:val="clear" w:color="auto" w:fill="FFFFFF"/>
      <w:spacing w:before="0" w:after="60"/>
      <w:jc w:val="left"/>
    </w:pPr>
    <w:rPr>
      <w:rFonts w:cs="Palatino Linotype"/>
      <w:color w:val="000000" w:themeColor="text1"/>
      <w:sz w:val="18"/>
      <w:szCs w:val="16"/>
    </w:rPr>
  </w:style>
  <w:style w:type="character" w:customStyle="1" w:styleId="AffilationChar">
    <w:name w:val="Affilation Char"/>
    <w:basedOn w:val="VarsaylanParagrafYazTipi"/>
    <w:link w:val="Affilation"/>
    <w:rsid w:val="00A75B18"/>
    <w:rPr>
      <w:rFonts w:ascii="Times New Roman" w:hAnsi="Times New Roman" w:cs="Palatino Linotype"/>
      <w:color w:val="000000" w:themeColor="text1"/>
      <w:kern w:val="0"/>
      <w:sz w:val="18"/>
      <w:szCs w:val="16"/>
      <w:shd w:val="clear" w:color="auto" w:fill="FFFFFF"/>
    </w:rPr>
  </w:style>
  <w:style w:type="paragraph" w:customStyle="1" w:styleId="ArticleType">
    <w:name w:val="Article Type"/>
    <w:basedOn w:val="TemelParagraf"/>
    <w:link w:val="ArticleTypeChar"/>
    <w:autoRedefine/>
    <w:qFormat/>
    <w:rsid w:val="00A75B18"/>
    <w:pPr>
      <w:tabs>
        <w:tab w:val="center" w:pos="4536"/>
      </w:tabs>
      <w:suppressAutoHyphens/>
      <w:spacing w:before="480" w:after="360" w:line="240" w:lineRule="auto"/>
    </w:pPr>
    <w:rPr>
      <w:rFonts w:ascii="Times New Roman" w:hAnsi="Times New Roman" w:cs="Times New Roman"/>
      <w:b/>
      <w:w w:val="98"/>
      <w:lang w:val="en-US"/>
    </w:rPr>
  </w:style>
  <w:style w:type="character" w:customStyle="1" w:styleId="ArticleTypeChar">
    <w:name w:val="Article Type Char"/>
    <w:basedOn w:val="TemelParagrafChar"/>
    <w:link w:val="ArticleType"/>
    <w:rsid w:val="00A75B18"/>
    <w:rPr>
      <w:rFonts w:ascii="Times New Roman" w:hAnsi="Times New Roman" w:cs="Times New Roman"/>
      <w:b/>
      <w:color w:val="000000"/>
      <w:w w:val="98"/>
      <w:kern w:val="0"/>
      <w:sz w:val="24"/>
      <w:szCs w:val="24"/>
      <w:lang w:val="en-US"/>
    </w:rPr>
  </w:style>
  <w:style w:type="paragraph" w:customStyle="1" w:styleId="BodyA">
    <w:name w:val="Body A"/>
    <w:link w:val="BodyAChar"/>
    <w:rsid w:val="00A75B18"/>
    <w:pPr>
      <w:spacing w:after="200" w:line="276" w:lineRule="auto"/>
    </w:pPr>
    <w:rPr>
      <w:rFonts w:ascii="Calibri" w:eastAsiaTheme="minorEastAsia" w:hAnsi="Calibri" w:cs="Arial Unicode MS"/>
      <w:color w:val="000000"/>
      <w:kern w:val="0"/>
      <w:u w:color="000000"/>
      <w:lang w:eastAsia="tr-TR"/>
    </w:rPr>
  </w:style>
  <w:style w:type="character" w:customStyle="1" w:styleId="rynqvb">
    <w:name w:val="rynqvb"/>
    <w:basedOn w:val="VarsaylanParagrafYazTipi"/>
    <w:rsid w:val="00A75B18"/>
    <w:rPr>
      <w:rFonts w:ascii="Times New Roman" w:hAnsi="Times New Roman" w:cs="Times New Roman" w:hint="default"/>
    </w:rPr>
  </w:style>
  <w:style w:type="character" w:customStyle="1" w:styleId="anchor-text">
    <w:name w:val="anchor-text"/>
    <w:basedOn w:val="VarsaylanParagrafYazTipi"/>
    <w:rsid w:val="00A75B18"/>
  </w:style>
  <w:style w:type="character" w:styleId="Vurgu">
    <w:name w:val="Emphasis"/>
    <w:basedOn w:val="VarsaylanParagrafYazTipi"/>
    <w:uiPriority w:val="20"/>
    <w:rsid w:val="00A75B18"/>
    <w:rPr>
      <w:i/>
      <w:iCs/>
    </w:rPr>
  </w:style>
  <w:style w:type="character" w:customStyle="1" w:styleId="journalarticleintitledoi">
    <w:name w:val="journalarticleintitledoi"/>
    <w:basedOn w:val="VarsaylanParagrafYazTipi"/>
    <w:rsid w:val="00A75B18"/>
  </w:style>
  <w:style w:type="character" w:customStyle="1" w:styleId="hgkelc">
    <w:name w:val="hgkelc"/>
    <w:basedOn w:val="VarsaylanParagrafYazTipi"/>
    <w:rsid w:val="00A75B18"/>
  </w:style>
  <w:style w:type="character" w:customStyle="1" w:styleId="t">
    <w:name w:val="t"/>
    <w:basedOn w:val="VarsaylanParagrafYazTipi"/>
    <w:rsid w:val="00A75B18"/>
  </w:style>
  <w:style w:type="paragraph" w:styleId="AralkYok">
    <w:name w:val="No Spacing"/>
    <w:uiPriority w:val="1"/>
    <w:rsid w:val="00A75B18"/>
    <w:pPr>
      <w:spacing w:after="0" w:line="240" w:lineRule="auto"/>
      <w:jc w:val="both"/>
    </w:pPr>
    <w:rPr>
      <w:rFonts w:ascii="Times New Roman" w:hAnsi="Times New Roman"/>
      <w:kern w:val="0"/>
      <w14:ligatures w14:val="none"/>
    </w:rPr>
  </w:style>
  <w:style w:type="paragraph" w:customStyle="1" w:styleId="ArticleName">
    <w:name w:val="Article Name"/>
    <w:basedOn w:val="TemelParagraf"/>
    <w:link w:val="ArticleNameChar"/>
    <w:autoRedefine/>
    <w:qFormat/>
    <w:rsid w:val="00A75B18"/>
    <w:pPr>
      <w:tabs>
        <w:tab w:val="center" w:pos="4536"/>
      </w:tabs>
      <w:suppressAutoHyphens/>
      <w:spacing w:before="480" w:after="240" w:line="240" w:lineRule="auto"/>
      <w:jc w:val="center"/>
    </w:pPr>
    <w:rPr>
      <w:rFonts w:ascii="Times New Roman" w:hAnsi="Times New Roman" w:cs="Times New Roman"/>
      <w:b/>
      <w:w w:val="98"/>
      <w:sz w:val="36"/>
      <w:szCs w:val="36"/>
      <w:lang w:val="tr-TR"/>
    </w:rPr>
  </w:style>
  <w:style w:type="character" w:customStyle="1" w:styleId="ArticleNameChar">
    <w:name w:val="Article Name Char"/>
    <w:basedOn w:val="TemelParagrafChar"/>
    <w:link w:val="ArticleName"/>
    <w:rsid w:val="00A75B18"/>
    <w:rPr>
      <w:rFonts w:ascii="Times New Roman" w:hAnsi="Times New Roman" w:cs="Times New Roman"/>
      <w:b/>
      <w:color w:val="000000"/>
      <w:w w:val="98"/>
      <w:kern w:val="0"/>
      <w:sz w:val="36"/>
      <w:szCs w:val="36"/>
      <w:lang w:val="en-GB"/>
    </w:rPr>
  </w:style>
  <w:style w:type="paragraph" w:customStyle="1" w:styleId="TableTitle">
    <w:name w:val="Table Title"/>
    <w:basedOn w:val="BodyA"/>
    <w:link w:val="TableTitleChar"/>
    <w:autoRedefine/>
    <w:qFormat/>
    <w:rsid w:val="00A736E9"/>
    <w:pPr>
      <w:spacing w:after="0" w:line="360" w:lineRule="auto"/>
      <w:jc w:val="center"/>
    </w:pPr>
    <w:rPr>
      <w:rFonts w:ascii="Times New Roman" w:hAnsi="Times New Roman" w:cs="Times New Roman"/>
      <w:b/>
      <w:color w:val="auto"/>
      <w:sz w:val="20"/>
      <w:szCs w:val="20"/>
      <w:lang w:val="en-US"/>
    </w:rPr>
  </w:style>
  <w:style w:type="character" w:customStyle="1" w:styleId="BodyAChar">
    <w:name w:val="Body A Char"/>
    <w:basedOn w:val="VarsaylanParagrafYazTipi"/>
    <w:link w:val="BodyA"/>
    <w:rsid w:val="00A736E9"/>
    <w:rPr>
      <w:rFonts w:ascii="Calibri" w:eastAsiaTheme="minorEastAsia" w:hAnsi="Calibri" w:cs="Arial Unicode MS"/>
      <w:color w:val="000000"/>
      <w:kern w:val="0"/>
      <w:u w:color="000000"/>
      <w:lang w:eastAsia="tr-TR"/>
    </w:rPr>
  </w:style>
  <w:style w:type="character" w:customStyle="1" w:styleId="TableTitleChar">
    <w:name w:val="Table Title Char"/>
    <w:basedOn w:val="BodyAChar"/>
    <w:link w:val="TableTitle"/>
    <w:rsid w:val="00A736E9"/>
    <w:rPr>
      <w:rFonts w:ascii="Times New Roman" w:eastAsiaTheme="minorEastAsia" w:hAnsi="Times New Roman" w:cs="Times New Roman"/>
      <w:b/>
      <w:color w:val="000000"/>
      <w:kern w:val="0"/>
      <w:sz w:val="20"/>
      <w:szCs w:val="20"/>
      <w:u w:color="000000"/>
      <w:lang w:val="en-US" w:eastAsia="tr-TR"/>
    </w:rPr>
  </w:style>
  <w:style w:type="character" w:styleId="zmlenmeyenBahsetme">
    <w:name w:val="Unresolved Mention"/>
    <w:basedOn w:val="VarsaylanParagrafYazTipi"/>
    <w:uiPriority w:val="99"/>
    <w:semiHidden/>
    <w:unhideWhenUsed/>
    <w:rsid w:val="00266B97"/>
    <w:rPr>
      <w:color w:val="605E5C"/>
      <w:shd w:val="clear" w:color="auto" w:fill="E1DFDD"/>
    </w:rPr>
  </w:style>
  <w:style w:type="character" w:styleId="zlenenKpr">
    <w:name w:val="FollowedHyperlink"/>
    <w:basedOn w:val="VarsaylanParagrafYazTipi"/>
    <w:uiPriority w:val="99"/>
    <w:semiHidden/>
    <w:unhideWhenUsed/>
    <w:rsid w:val="009725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111/nuf.12274" TargetMode="External"/><Relationship Id="rId26" Type="http://schemas.openxmlformats.org/officeDocument/2006/relationships/hyperlink" Target="https://doi.org/10.1016/j.ijnurstu.2021.103973" TargetMode="External"/><Relationship Id="rId21" Type="http://schemas.openxmlformats.org/officeDocument/2006/relationships/hyperlink" Target="https://doi.org/10.1177/0969733020983401" TargetMode="External"/><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mailto:mugehayli@hakkari.edu.tr" TargetMode="External"/><Relationship Id="rId17" Type="http://schemas.openxmlformats.org/officeDocument/2006/relationships/hyperlink" Target="https://doi.org/10.3390/ijerph13060618" TargetMode="External"/><Relationship Id="rId25" Type="http://schemas.openxmlformats.org/officeDocument/2006/relationships/hyperlink" Target="https://doi.org/10.1111/jonm.13004"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x.doi.org/10.5505/kpd.2018.65487" TargetMode="External"/><Relationship Id="rId20" Type="http://schemas.openxmlformats.org/officeDocument/2006/relationships/hyperlink" Target="https://doi.org/10.1177/1073191119874108" TargetMode="External"/><Relationship Id="rId29" Type="http://schemas.openxmlformats.org/officeDocument/2006/relationships/hyperlink" Target="https://doi.org/10.1016/j.pedn.2021.12.0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3-3257-2102" TargetMode="External"/><Relationship Id="rId24" Type="http://schemas.openxmlformats.org/officeDocument/2006/relationships/hyperlink" Target="https://doi.org/10.1016/j.pedn.2018.01.016" TargetMode="External"/><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30561/sinopusd.426996" TargetMode="External"/><Relationship Id="rId23" Type="http://schemas.openxmlformats.org/officeDocument/2006/relationships/hyperlink" Target="https://doi.org/10.34108/eujhs.727445" TargetMode="External"/><Relationship Id="rId28" Type="http://schemas.openxmlformats.org/officeDocument/2006/relationships/hyperlink" Target="https://doi.org/10.1111/jonm.12937" TargetMode="External"/><Relationship Id="rId36" Type="http://schemas.openxmlformats.org/officeDocument/2006/relationships/fontTable" Target="fontTable.xml"/><Relationship Id="rId10" Type="http://schemas.openxmlformats.org/officeDocument/2006/relationships/hyperlink" Target="https://orcid.org/0000-0003-3257-2102" TargetMode="External"/><Relationship Id="rId19" Type="http://schemas.openxmlformats.org/officeDocument/2006/relationships/hyperlink" Target="https://doi.org/10.1016/j.pedn.2015.02.005"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orcid.org/0000-0001-9914-8299" TargetMode="External"/><Relationship Id="rId14" Type="http://schemas.openxmlformats.org/officeDocument/2006/relationships/hyperlink" Target="https://doi.org/10.1111/jan.12686" TargetMode="External"/><Relationship Id="rId22" Type="http://schemas.openxmlformats.org/officeDocument/2006/relationships/hyperlink" Target="https://doi.org/10.4037/ccn2015392" TargetMode="External"/><Relationship Id="rId27" Type="http://schemas.openxmlformats.org/officeDocument/2006/relationships/hyperlink" Target="https://doi.org/10.1016/j.aucc.2020.02.002"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orcid.org/0000-0001-7630-9619"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hyperlink" Target="https://doi.org/10.26900/hsq.2757"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doi.org/10.26900/hsq.2757"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hme\OneDrive%20-%20comu.edu.tr\dergi%20&#351;ablonlar-OZGE\health%20sciences%20quarterly\template.dotx"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template.dotx</Template>
  <TotalTime>1</TotalTime>
  <Pages>9</Pages>
  <Words>4583</Words>
  <Characters>26127</Characters>
  <Application>Microsoft Office Word</Application>
  <DocSecurity>0</DocSecurity>
  <Lines>217</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ŞAHİN</dc:creator>
  <cp:keywords/>
  <dc:description/>
  <cp:lastModifiedBy>Mehmet ŞAHİN</cp:lastModifiedBy>
  <cp:revision>1</cp:revision>
  <cp:lastPrinted>2026-01-11T13:04:00Z</cp:lastPrinted>
  <dcterms:created xsi:type="dcterms:W3CDTF">2026-04-09T10:55:00Z</dcterms:created>
  <dcterms:modified xsi:type="dcterms:W3CDTF">2026-04-09T10:56:00Z</dcterms:modified>
</cp:coreProperties>
</file>